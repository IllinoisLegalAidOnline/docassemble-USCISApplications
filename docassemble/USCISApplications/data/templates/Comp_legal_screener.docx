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430DB" w:rsidRDefault="00F430DB" w:rsidP="007A25F4">
      <w:pPr>
        <w:pStyle w:val="Heading2"/>
      </w:pPr>
    </w:p>
    <w:tbl>
      <w:tblPr>
        <w:tblStyle w:val="25"/>
        <w:tblW w:w="11096"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5902"/>
        <w:gridCol w:w="5194"/>
      </w:tblGrid>
      <w:tr w:rsidR="00F430DB" w14:paraId="027A8F0A" w14:textId="77777777">
        <w:trPr>
          <w:trHeight w:val="1110"/>
        </w:trPr>
        <w:tc>
          <w:tcPr>
            <w:tcW w:w="5903" w:type="dxa"/>
            <w:tcBorders>
              <w:top w:val="nil"/>
              <w:left w:val="nil"/>
              <w:bottom w:val="nil"/>
              <w:right w:val="nil"/>
            </w:tcBorders>
          </w:tcPr>
          <w:p w14:paraId="00000002" w14:textId="77777777" w:rsidR="00F430DB" w:rsidRDefault="001877EC">
            <w:pPr>
              <w:spacing w:line="360" w:lineRule="auto"/>
              <w:ind w:right="165"/>
              <w:jc w:val="center"/>
            </w:pPr>
            <w:r>
              <w:rPr>
                <w:noProof/>
              </w:rPr>
              <w:drawing>
                <wp:anchor distT="0" distB="0" distL="114300" distR="114300" simplePos="0" relativeHeight="251658240" behindDoc="0" locked="0" layoutInCell="1" hidden="0" allowOverlap="1" wp14:anchorId="63B25029" wp14:editId="4ABA1879">
                  <wp:simplePos x="0" y="0"/>
                  <wp:positionH relativeFrom="column">
                    <wp:posOffset>218439</wp:posOffset>
                  </wp:positionH>
                  <wp:positionV relativeFrom="paragraph">
                    <wp:posOffset>-203832</wp:posOffset>
                  </wp:positionV>
                  <wp:extent cx="1688183" cy="824194"/>
                  <wp:effectExtent l="0" t="0" r="0" b="0"/>
                  <wp:wrapNone/>
                  <wp:docPr id="1908562194"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7"/>
                          <a:srcRect t="22166" b="29011"/>
                          <a:stretch>
                            <a:fillRect/>
                          </a:stretch>
                        </pic:blipFill>
                        <pic:spPr>
                          <a:xfrm>
                            <a:off x="0" y="0"/>
                            <a:ext cx="1688183" cy="824194"/>
                          </a:xfrm>
                          <a:prstGeom prst="rect">
                            <a:avLst/>
                          </a:prstGeom>
                          <a:ln/>
                        </pic:spPr>
                      </pic:pic>
                    </a:graphicData>
                  </a:graphic>
                </wp:anchor>
              </w:drawing>
            </w:r>
          </w:p>
        </w:tc>
        <w:tc>
          <w:tcPr>
            <w:tcW w:w="5194" w:type="dxa"/>
            <w:tcBorders>
              <w:left w:val="nil"/>
            </w:tcBorders>
          </w:tcPr>
          <w:p w14:paraId="4CE15A09" w14:textId="77777777" w:rsidR="00F34C37" w:rsidRPr="00345C4C" w:rsidRDefault="001877EC" w:rsidP="00F34C37">
            <w:pPr>
              <w:rPr>
                <w:rFonts w:eastAsia="Arial" w:cstheme="minorHAnsi"/>
                <w:b/>
                <w:bCs/>
              </w:rPr>
            </w:pPr>
            <w:r>
              <w:rPr>
                <w:b/>
              </w:rPr>
              <w:t>Today’s Date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today() }}</w:t>
            </w:r>
          </w:p>
          <w:p w14:paraId="00000005" w14:textId="370F928E" w:rsidR="00F430DB" w:rsidRDefault="001877EC">
            <w:pPr>
              <w:spacing w:line="360" w:lineRule="auto"/>
              <w:rPr>
                <w:b/>
              </w:rPr>
            </w:pPr>
            <w:r>
              <w:rPr>
                <w:b/>
              </w:rPr>
              <w:t>Screener Name</w:t>
            </w:r>
            <w:proofErr w:type="gramStart"/>
            <w:r>
              <w:rPr>
                <w:b/>
              </w:rPr>
              <w:t xml:space="preserve">:  </w:t>
            </w:r>
            <w:r w:rsidR="00F34C37" w:rsidRPr="00345C4C">
              <w:rPr>
                <w:rFonts w:eastAsia="Arial" w:cstheme="minorHAnsi"/>
                <w:b/>
                <w:bCs/>
              </w:rPr>
              <w:t>{</w:t>
            </w:r>
            <w:proofErr w:type="gramEnd"/>
            <w:r w:rsidR="00F34C37" w:rsidRPr="00345C4C">
              <w:rPr>
                <w:rFonts w:eastAsia="Arial" w:cstheme="minorHAnsi"/>
                <w:b/>
                <w:bCs/>
              </w:rPr>
              <w:t>{ preparer }}</w:t>
            </w:r>
          </w:p>
        </w:tc>
      </w:tr>
    </w:tbl>
    <w:p w14:paraId="00000006" w14:textId="77777777" w:rsidR="00F430DB" w:rsidRDefault="001877EC">
      <w:pPr>
        <w:spacing w:after="0"/>
        <w:jc w:val="center"/>
        <w:rPr>
          <w:b/>
          <w:sz w:val="28"/>
          <w:szCs w:val="28"/>
        </w:rPr>
      </w:pPr>
      <w:r>
        <w:rPr>
          <w:b/>
          <w:sz w:val="28"/>
          <w:szCs w:val="28"/>
        </w:rPr>
        <w:t>General Consultation Legal Screener</w:t>
      </w:r>
    </w:p>
    <w:tbl>
      <w:tblPr>
        <w:tblStyle w:val="24"/>
        <w:tblW w:w="11521"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40D485EF" w14:textId="77777777">
        <w:trPr>
          <w:trHeight w:val="647"/>
        </w:trPr>
        <w:tc>
          <w:tcPr>
            <w:tcW w:w="11521" w:type="dxa"/>
            <w:tcBorders>
              <w:top w:val="single" w:sz="18" w:space="0" w:color="000000"/>
              <w:left w:val="single" w:sz="18" w:space="0" w:color="000000"/>
              <w:bottom w:val="single" w:sz="24" w:space="0" w:color="000000"/>
              <w:right w:val="single" w:sz="18" w:space="0" w:color="000000"/>
            </w:tcBorders>
            <w:vAlign w:val="bottom"/>
          </w:tcPr>
          <w:p w14:paraId="00000007" w14:textId="77777777" w:rsidR="00F430DB" w:rsidRDefault="001877EC">
            <w:pPr>
              <w:spacing w:before="60"/>
              <w:jc w:val="center"/>
              <w:rPr>
                <w:b/>
                <w:color w:val="FF0000"/>
                <w:sz w:val="24"/>
                <w:szCs w:val="24"/>
                <w:u w:val="single"/>
              </w:rPr>
            </w:pPr>
            <w:r>
              <w:rPr>
                <w:b/>
                <w:color w:val="FF0000"/>
                <w:sz w:val="24"/>
                <w:szCs w:val="24"/>
                <w:u w:val="single"/>
              </w:rPr>
              <w:t>COMPLETE THIS SECTION BEFORE BEGINNING SCREENER</w:t>
            </w:r>
          </w:p>
          <w:p w14:paraId="00000008" w14:textId="77777777" w:rsidR="00F430DB" w:rsidRDefault="001877EC">
            <w:pPr>
              <w:spacing w:before="60"/>
            </w:pPr>
            <w:sdt>
              <w:sdtPr>
                <w:tag w:val="goog_rdk_0"/>
                <w:id w:val="-329682475"/>
              </w:sdtPr>
              <w:sdtContent>
                <w:r>
                  <w:rPr>
                    <w:rFonts w:ascii="Arial Unicode MS" w:eastAsia="Arial Unicode MS" w:hAnsi="Arial Unicode MS" w:cs="Arial Unicode MS"/>
                    <w:sz w:val="24"/>
                    <w:szCs w:val="24"/>
                  </w:rPr>
                  <w:t>☐</w:t>
                </w:r>
              </w:sdtContent>
            </w:sdt>
            <w:r>
              <w:rPr>
                <w:b/>
              </w:rPr>
              <w:t xml:space="preserve"> Informed</w:t>
            </w:r>
            <w:r>
              <w:t xml:space="preserve">: Today’s meeting is only a consultation intended to give legal advice. I’ll explain your rights, legal processes, and review relief options (if any). This is a consultation only and any advice given </w:t>
            </w:r>
            <w:r>
              <w:rPr>
                <w:b/>
              </w:rPr>
              <w:t>does not</w:t>
            </w:r>
            <w:r>
              <w:t xml:space="preserve"> initiate or constitute an attorney-client relationship. All information discussed today is </w:t>
            </w:r>
            <w:r>
              <w:rPr>
                <w:b/>
              </w:rPr>
              <w:t>confidential</w:t>
            </w:r>
            <w:r>
              <w:t xml:space="preserve"> and it is important that you provide true and accurate information to determine how to best assist and protect you. </w:t>
            </w:r>
          </w:p>
          <w:bookmarkStart w:id="0" w:name="_heading=h.gjdgxs" w:colFirst="0" w:colLast="0"/>
          <w:bookmarkEnd w:id="0"/>
          <w:p w14:paraId="00000009" w14:textId="77777777" w:rsidR="00F430DB" w:rsidRDefault="001877EC">
            <w:pPr>
              <w:spacing w:before="60"/>
            </w:pPr>
            <w:sdt>
              <w:sdtPr>
                <w:tag w:val="goog_rdk_1"/>
                <w:id w:val="1227886610"/>
              </w:sdtPr>
              <w:sdtContent>
                <w:r>
                  <w:rPr>
                    <w:rFonts w:ascii="Arial Unicode MS" w:eastAsia="Arial Unicode MS" w:hAnsi="Arial Unicode MS" w:cs="Arial Unicode MS"/>
                    <w:sz w:val="24"/>
                    <w:szCs w:val="24"/>
                  </w:rPr>
                  <w:t>☐</w:t>
                </w:r>
              </w:sdtContent>
            </w:sdt>
            <w:r>
              <w:rPr>
                <w:b/>
              </w:rPr>
              <w:t xml:space="preserve"> Explained:</w:t>
            </w:r>
            <w:r>
              <w:t xml:space="preserve"> I am an </w:t>
            </w:r>
            <w:sdt>
              <w:sdtPr>
                <w:tag w:val="goog_rdk_2"/>
                <w:id w:val="-555545902"/>
              </w:sdtPr>
              <w:sdtContent>
                <w:r>
                  <w:rPr>
                    <w:rFonts w:ascii="Arial Unicode MS" w:eastAsia="Arial Unicode MS" w:hAnsi="Arial Unicode MS" w:cs="Arial Unicode MS"/>
                    <w:sz w:val="24"/>
                    <w:szCs w:val="24"/>
                  </w:rPr>
                  <w:t>☐</w:t>
                </w:r>
              </w:sdtContent>
            </w:sdt>
            <w:r>
              <w:t xml:space="preserve"> Attorney </w:t>
            </w:r>
            <w:sdt>
              <w:sdtPr>
                <w:tag w:val="goog_rdk_3"/>
                <w:id w:val="1737813793"/>
              </w:sdtPr>
              <w:sdtContent>
                <w:r>
                  <w:rPr>
                    <w:rFonts w:ascii="Arial Unicode MS" w:eastAsia="Arial Unicode MS" w:hAnsi="Arial Unicode MS" w:cs="Arial Unicode MS"/>
                    <w:sz w:val="24"/>
                    <w:szCs w:val="24"/>
                  </w:rPr>
                  <w:t>☐</w:t>
                </w:r>
              </w:sdtContent>
            </w:sdt>
            <w:r>
              <w:t xml:space="preserve"> DOJ Representative </w:t>
            </w:r>
            <w:sdt>
              <w:sdtPr>
                <w:tag w:val="goog_rdk_4"/>
                <w:id w:val="732423962"/>
              </w:sdtPr>
              <w:sdtContent>
                <w:r>
                  <w:rPr>
                    <w:rFonts w:ascii="Arial Unicode MS" w:eastAsia="Arial Unicode MS" w:hAnsi="Arial Unicode MS" w:cs="Arial Unicode MS"/>
                    <w:sz w:val="24"/>
                    <w:szCs w:val="24"/>
                  </w:rPr>
                  <w:t>☐</w:t>
                </w:r>
              </w:sdtContent>
            </w:sdt>
            <w:r>
              <w:t xml:space="preserve"> _____________________. I do not work for the government, and I won’t share your information with the government without your approval and consent. Any information gathered today is solely for our records and for grant funding purposes. </w:t>
            </w:r>
          </w:p>
          <w:p w14:paraId="0000000A" w14:textId="77777777" w:rsidR="00F430DB" w:rsidRDefault="001877EC">
            <w:pPr>
              <w:rPr>
                <w:b/>
              </w:rPr>
            </w:pPr>
            <w:sdt>
              <w:sdtPr>
                <w:tag w:val="goog_rdk_5"/>
                <w:id w:val="1166978188"/>
              </w:sdtPr>
              <w:sdtContent>
                <w:r>
                  <w:rPr>
                    <w:rFonts w:ascii="Arial Unicode MS" w:eastAsia="Arial Unicode MS" w:hAnsi="Arial Unicode MS" w:cs="Arial Unicode MS"/>
                    <w:sz w:val="24"/>
                    <w:szCs w:val="24"/>
                  </w:rPr>
                  <w:t>☐</w:t>
                </w:r>
              </w:sdtContent>
            </w:sdt>
            <w:r>
              <w:rPr>
                <w:b/>
              </w:rPr>
              <w:t xml:space="preserve"> CONSENT (</w:t>
            </w:r>
            <w:r>
              <w:rPr>
                <w:b/>
                <w:color w:val="FF0000"/>
              </w:rPr>
              <w:t>REQUIRED</w:t>
            </w:r>
            <w:r>
              <w:rPr>
                <w:b/>
              </w:rPr>
              <w:t xml:space="preserve">) You agree to allow legal service provider to share information about your case, but not your identity, with collaborating nonprofits, for assistance and/or referral purposes (if needed). You agree to share some biographic data and case type data with our grant providers to continue to offer services free of charge.  </w:t>
            </w:r>
          </w:p>
          <w:p w14:paraId="0000000B" w14:textId="77777777" w:rsidR="00F430DB" w:rsidRDefault="001877EC">
            <w:pPr>
              <w:rPr>
                <w:b/>
              </w:rPr>
            </w:pPr>
            <w:sdt>
              <w:sdtPr>
                <w:tag w:val="goog_rdk_6"/>
                <w:id w:val="-538666335"/>
              </w:sdtPr>
              <w:sdtContent>
                <w:r>
                  <w:rPr>
                    <w:rFonts w:ascii="Arial Unicode MS" w:eastAsia="Arial Unicode MS" w:hAnsi="Arial Unicode MS" w:cs="Arial Unicode MS"/>
                    <w:sz w:val="24"/>
                    <w:szCs w:val="24"/>
                  </w:rPr>
                  <w:t>☐</w:t>
                </w:r>
              </w:sdtContent>
            </w:sdt>
            <w:r>
              <w:rPr>
                <w:b/>
                <w:sz w:val="24"/>
                <w:szCs w:val="24"/>
              </w:rPr>
              <w:t xml:space="preserve"> </w:t>
            </w:r>
            <w:r>
              <w:rPr>
                <w:b/>
              </w:rPr>
              <w:t>Consent not given.</w:t>
            </w:r>
          </w:p>
        </w:tc>
      </w:tr>
    </w:tbl>
    <w:p w14:paraId="0000000C" w14:textId="77777777" w:rsidR="00F430DB" w:rsidRDefault="00F430DB"/>
    <w:tbl>
      <w:tblPr>
        <w:tblStyle w:val="23"/>
        <w:tblW w:w="11521" w:type="dxa"/>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67"/>
        <w:gridCol w:w="2155"/>
        <w:gridCol w:w="412"/>
        <w:gridCol w:w="2487"/>
      </w:tblGrid>
      <w:tr w:rsidR="00F430DB" w14:paraId="128E5E59" w14:textId="77777777">
        <w:trPr>
          <w:trHeight w:val="647"/>
        </w:trPr>
        <w:tc>
          <w:tcPr>
            <w:tcW w:w="11521" w:type="dxa"/>
            <w:gridSpan w:val="4"/>
            <w:tcBorders>
              <w:top w:val="single" w:sz="8" w:space="0" w:color="000000"/>
              <w:left w:val="single" w:sz="8" w:space="0" w:color="000000"/>
              <w:bottom w:val="single" w:sz="8" w:space="0" w:color="000000"/>
              <w:right w:val="single" w:sz="8" w:space="0" w:color="000000"/>
            </w:tcBorders>
            <w:shd w:val="clear" w:color="auto" w:fill="D9E2F3"/>
            <w:vAlign w:val="center"/>
          </w:tcPr>
          <w:p w14:paraId="0000000D" w14:textId="77777777" w:rsidR="00F430DB" w:rsidRDefault="001877EC">
            <w:pPr>
              <w:jc w:val="center"/>
              <w:rPr>
                <w:b/>
              </w:rPr>
            </w:pPr>
            <w:r>
              <w:rPr>
                <w:b/>
              </w:rPr>
              <w:t xml:space="preserve">BASIC </w:t>
            </w:r>
            <w:sdt>
              <w:sdtPr>
                <w:tag w:val="goog_rdk_7"/>
                <w:id w:val="1749382640"/>
              </w:sdtPr>
              <w:sdtContent>
                <w:commentRangeStart w:id="1"/>
              </w:sdtContent>
            </w:sdt>
            <w:sdt>
              <w:sdtPr>
                <w:tag w:val="goog_rdk_8"/>
                <w:id w:val="-792052402"/>
              </w:sdtPr>
              <w:sdtContent>
                <w:commentRangeStart w:id="2"/>
              </w:sdtContent>
            </w:sdt>
            <w:r>
              <w:rPr>
                <w:b/>
              </w:rPr>
              <w:t>INFORMATION</w:t>
            </w:r>
            <w:commentRangeEnd w:id="1"/>
            <w:r>
              <w:commentReference w:id="1"/>
            </w:r>
            <w:commentRangeEnd w:id="2"/>
            <w:r>
              <w:commentReference w:id="2"/>
            </w:r>
          </w:p>
        </w:tc>
      </w:tr>
      <w:tr w:rsidR="00F430DB" w14:paraId="7AC64409" w14:textId="77777777">
        <w:trPr>
          <w:trHeight w:val="647"/>
        </w:trPr>
        <w:tc>
          <w:tcPr>
            <w:tcW w:w="8622" w:type="dxa"/>
            <w:gridSpan w:val="2"/>
            <w:tcBorders>
              <w:top w:val="single" w:sz="8" w:space="0" w:color="000000"/>
              <w:left w:val="single" w:sz="8" w:space="0" w:color="000000"/>
              <w:bottom w:val="single" w:sz="8" w:space="0" w:color="000000"/>
              <w:right w:val="single" w:sz="8" w:space="0" w:color="000000"/>
            </w:tcBorders>
            <w:vAlign w:val="bottom"/>
          </w:tcPr>
          <w:p w14:paraId="00000011" w14:textId="72E2C3DD" w:rsidR="00F430DB" w:rsidRDefault="001877EC">
            <w:r>
              <w:rPr>
                <w:b/>
              </w:rPr>
              <w:t>Full Legal Name</w:t>
            </w:r>
            <w:proofErr w:type="gramStart"/>
            <w:r>
              <w:rPr>
                <w:b/>
              </w:rPr>
              <w:t>:</w:t>
            </w:r>
            <w:r>
              <w:t xml:space="preserve">  </w:t>
            </w:r>
            <w:r w:rsidR="00655EA8" w:rsidRPr="00655EA8">
              <w:rPr>
                <w:rFonts w:eastAsia="Arial" w:cstheme="minorHAnsi"/>
                <w:u w:val="single"/>
              </w:rPr>
              <w:t>{</w:t>
            </w:r>
            <w:proofErr w:type="gramEnd"/>
            <w:r w:rsidR="00655EA8" w:rsidRPr="00655EA8">
              <w:rPr>
                <w:rFonts w:eastAsia="Arial" w:cstheme="minorHAnsi"/>
                <w:u w:val="single"/>
              </w:rPr>
              <w:t>{ users[</w:t>
            </w:r>
            <w:proofErr w:type="spellStart"/>
            <w:r w:rsidR="00655EA8" w:rsidRPr="00655EA8">
              <w:rPr>
                <w:rFonts w:eastAsia="Arial" w:cstheme="minorHAnsi"/>
                <w:u w:val="single"/>
              </w:rPr>
              <w:t>i</w:t>
            </w:r>
            <w:proofErr w:type="spellEnd"/>
            <w:r w:rsidR="00655EA8" w:rsidRPr="00655EA8">
              <w:rPr>
                <w:rFonts w:eastAsia="Arial" w:cstheme="minorHAnsi"/>
                <w:u w:val="single"/>
              </w:rPr>
              <w:t>] }}</w:t>
            </w:r>
          </w:p>
        </w:tc>
        <w:tc>
          <w:tcPr>
            <w:tcW w:w="2899" w:type="dxa"/>
            <w:gridSpan w:val="2"/>
            <w:tcBorders>
              <w:top w:val="single" w:sz="8" w:space="0" w:color="000000"/>
              <w:left w:val="single" w:sz="8" w:space="0" w:color="000000"/>
              <w:bottom w:val="single" w:sz="8" w:space="0" w:color="000000"/>
              <w:right w:val="single" w:sz="8" w:space="0" w:color="000000"/>
            </w:tcBorders>
            <w:vAlign w:val="bottom"/>
          </w:tcPr>
          <w:p w14:paraId="00000013" w14:textId="0333D4B1" w:rsidR="00F430DB" w:rsidRDefault="001877EC">
            <w:pPr>
              <w:rPr>
                <w:b/>
              </w:rPr>
            </w:pPr>
            <w:r>
              <w:rPr>
                <w:b/>
              </w:rPr>
              <w:t>A#</w:t>
            </w:r>
            <w:r w:rsidR="00655EA8">
              <w:rPr>
                <w:b/>
              </w:rPr>
              <w:t xml:space="preserve"> </w:t>
            </w:r>
            <w:proofErr w:type="gramStart"/>
            <w:r w:rsidR="00655EA8" w:rsidRPr="00655EA8">
              <w:rPr>
                <w:rFonts w:eastAsia="Arial" w:cstheme="minorHAnsi"/>
                <w:u w:val="single"/>
              </w:rPr>
              <w:t>{{ users</w:t>
            </w:r>
            <w:proofErr w:type="gramEnd"/>
            <w:r w:rsidR="00655EA8" w:rsidRPr="00655EA8">
              <w:rPr>
                <w:rFonts w:eastAsia="Arial" w:cstheme="minorHAnsi"/>
                <w:u w:val="single"/>
              </w:rPr>
              <w:t>[</w:t>
            </w:r>
            <w:proofErr w:type="spellStart"/>
            <w:r w:rsidR="00655EA8" w:rsidRPr="00655EA8">
              <w:rPr>
                <w:rFonts w:eastAsia="Arial" w:cstheme="minorHAnsi"/>
                <w:u w:val="single"/>
              </w:rPr>
              <w:t>i</w:t>
            </w:r>
            <w:proofErr w:type="spellEnd"/>
            <w:r w:rsidR="00655EA8" w:rsidRPr="00655EA8">
              <w:rPr>
                <w:rFonts w:eastAsia="Arial" w:cstheme="minorHAnsi"/>
                <w:u w:val="single"/>
              </w:rPr>
              <w:t>]</w:t>
            </w:r>
            <w:r w:rsidR="00655EA8">
              <w:rPr>
                <w:rFonts w:eastAsia="Arial" w:cstheme="minorHAnsi"/>
                <w:u w:val="single"/>
              </w:rPr>
              <w:t>.</w:t>
            </w:r>
            <w:proofErr w:type="spellStart"/>
            <w:r w:rsidR="00655EA8">
              <w:rPr>
                <w:rFonts w:eastAsia="Arial" w:cstheme="minorHAnsi"/>
                <w:u w:val="single"/>
              </w:rPr>
              <w:t>a_number</w:t>
            </w:r>
            <w:proofErr w:type="spellEnd"/>
            <w:r w:rsidR="00655EA8" w:rsidRPr="00655EA8">
              <w:rPr>
                <w:rFonts w:eastAsia="Arial" w:cstheme="minorHAnsi"/>
                <w:u w:val="single"/>
              </w:rPr>
              <w:t xml:space="preserve"> }}</w:t>
            </w:r>
          </w:p>
        </w:tc>
      </w:tr>
      <w:tr w:rsidR="00F430DB" w14:paraId="232D06F5" w14:textId="77777777">
        <w:trPr>
          <w:trHeight w:val="647"/>
        </w:trPr>
        <w:tc>
          <w:tcPr>
            <w:tcW w:w="8622" w:type="dxa"/>
            <w:gridSpan w:val="2"/>
            <w:tcBorders>
              <w:top w:val="single" w:sz="8" w:space="0" w:color="000000"/>
              <w:left w:val="single" w:sz="8" w:space="0" w:color="000000"/>
              <w:bottom w:val="single" w:sz="8" w:space="0" w:color="000000"/>
              <w:right w:val="single" w:sz="8" w:space="0" w:color="000000"/>
            </w:tcBorders>
            <w:vAlign w:val="bottom"/>
          </w:tcPr>
          <w:p w14:paraId="00000015" w14:textId="3B319F0D" w:rsidR="00F430DB" w:rsidRDefault="001877EC">
            <w:pPr>
              <w:rPr>
                <w:b/>
              </w:rPr>
            </w:pPr>
            <w:r>
              <w:rPr>
                <w:b/>
              </w:rPr>
              <w:t>Aliases:</w:t>
            </w:r>
            <w:r w:rsidR="00655EA8">
              <w:rPr>
                <w:b/>
              </w:rPr>
              <w:t xml:space="preserve"> </w:t>
            </w:r>
            <w:proofErr w:type="gramStart"/>
            <w:r w:rsidR="00655EA8" w:rsidRPr="00655EA8">
              <w:rPr>
                <w:bCs/>
              </w:rPr>
              <w:t>{</w:t>
            </w:r>
            <w:r w:rsidR="00655EA8">
              <w:rPr>
                <w:bCs/>
              </w:rPr>
              <w:t>{</w:t>
            </w:r>
            <w:r w:rsidR="00655EA8" w:rsidRPr="00655EA8">
              <w:rPr>
                <w:rFonts w:eastAsia="Arial" w:cstheme="minorHAnsi"/>
                <w:bCs/>
                <w:color w:val="000000" w:themeColor="text1"/>
              </w:rPr>
              <w:t xml:space="preserve"> users</w:t>
            </w:r>
            <w:proofErr w:type="gramEnd"/>
            <w:r w:rsidR="00655EA8" w:rsidRPr="00655EA8">
              <w:rPr>
                <w:rFonts w:eastAsia="Arial" w:cstheme="minorHAnsi"/>
                <w:bCs/>
                <w:color w:val="000000" w:themeColor="text1"/>
              </w:rPr>
              <w:t>[</w:t>
            </w:r>
            <w:proofErr w:type="spellStart"/>
            <w:r w:rsidR="00655EA8" w:rsidRPr="00655EA8">
              <w:rPr>
                <w:rFonts w:eastAsia="Arial" w:cstheme="minorHAnsi"/>
                <w:bCs/>
                <w:color w:val="000000" w:themeColor="text1"/>
              </w:rPr>
              <w:t>i</w:t>
            </w:r>
            <w:proofErr w:type="spellEnd"/>
            <w:r w:rsidR="00655EA8" w:rsidRPr="00655EA8">
              <w:rPr>
                <w:rFonts w:eastAsia="Arial" w:cstheme="minorHAnsi"/>
                <w:bCs/>
                <w:color w:val="000000" w:themeColor="text1"/>
              </w:rPr>
              <w:t>].</w:t>
            </w:r>
            <w:proofErr w:type="spellStart"/>
            <w:r w:rsidR="00655EA8" w:rsidRPr="00655EA8">
              <w:rPr>
                <w:rFonts w:eastAsia="Arial" w:cstheme="minorHAnsi"/>
                <w:bCs/>
                <w:color w:val="000000" w:themeColor="text1"/>
              </w:rPr>
              <w:t>country_of_birth</w:t>
            </w:r>
            <w:proofErr w:type="spellEnd"/>
            <w:r w:rsidR="00655EA8" w:rsidRPr="00655EA8">
              <w:rPr>
                <w:rFonts w:eastAsia="Arial" w:cstheme="minorHAnsi"/>
                <w:bCs/>
                <w:color w:val="000000" w:themeColor="text1"/>
              </w:rPr>
              <w:t xml:space="preserve"> }</w:t>
            </w:r>
            <w:r w:rsidR="00655EA8" w:rsidRPr="00655EA8">
              <w:rPr>
                <w:bCs/>
              </w:rPr>
              <w:t>}</w:t>
            </w:r>
          </w:p>
        </w:tc>
        <w:tc>
          <w:tcPr>
            <w:tcW w:w="2899" w:type="dxa"/>
            <w:gridSpan w:val="2"/>
            <w:tcBorders>
              <w:top w:val="single" w:sz="8" w:space="0" w:color="000000"/>
              <w:left w:val="single" w:sz="8" w:space="0" w:color="000000"/>
              <w:bottom w:val="single" w:sz="8" w:space="0" w:color="000000"/>
              <w:right w:val="single" w:sz="8" w:space="0" w:color="000000"/>
            </w:tcBorders>
            <w:vAlign w:val="bottom"/>
          </w:tcPr>
          <w:p w14:paraId="00000017" w14:textId="45B8F596" w:rsidR="00F430DB" w:rsidRDefault="001877EC">
            <w:pPr>
              <w:rPr>
                <w:b/>
              </w:rPr>
            </w:pPr>
            <w:r>
              <w:rPr>
                <w:b/>
              </w:rPr>
              <w:t>Date of Birth:</w:t>
            </w:r>
            <w:r w:rsidR="00655EA8">
              <w:t xml:space="preserve"> </w:t>
            </w:r>
            <w:proofErr w:type="gramStart"/>
            <w:r w:rsidR="00655EA8">
              <w:t>{</w:t>
            </w:r>
            <w:r w:rsidR="00655EA8" w:rsidRPr="00655EA8">
              <w:rPr>
                <w:bCs/>
              </w:rPr>
              <w:t>{ users</w:t>
            </w:r>
            <w:proofErr w:type="gramEnd"/>
            <w:r w:rsidR="00655EA8" w:rsidRPr="00655EA8">
              <w:rPr>
                <w:bCs/>
              </w:rPr>
              <w:t>[</w:t>
            </w:r>
            <w:proofErr w:type="spellStart"/>
            <w:r w:rsidR="00655EA8" w:rsidRPr="00655EA8">
              <w:rPr>
                <w:bCs/>
              </w:rPr>
              <w:t>i</w:t>
            </w:r>
            <w:proofErr w:type="spellEnd"/>
            <w:r w:rsidR="00655EA8" w:rsidRPr="00655EA8">
              <w:rPr>
                <w:bCs/>
              </w:rPr>
              <w:t>].</w:t>
            </w:r>
            <w:proofErr w:type="spellStart"/>
            <w:r w:rsidR="00655EA8" w:rsidRPr="00655EA8">
              <w:rPr>
                <w:bCs/>
              </w:rPr>
              <w:t>birthdate.format</w:t>
            </w:r>
            <w:proofErr w:type="spellEnd"/>
            <w:r w:rsidR="00655EA8" w:rsidRPr="00655EA8">
              <w:rPr>
                <w:bCs/>
              </w:rPr>
              <w:t>('MM/dd/</w:t>
            </w:r>
            <w:proofErr w:type="spellStart"/>
            <w:r w:rsidR="00655EA8" w:rsidRPr="00655EA8">
              <w:rPr>
                <w:bCs/>
              </w:rPr>
              <w:t>yyyy</w:t>
            </w:r>
            <w:proofErr w:type="spellEnd"/>
            <w:r w:rsidR="00655EA8" w:rsidRPr="00655EA8">
              <w:rPr>
                <w:bCs/>
              </w:rPr>
              <w:t>') }</w:t>
            </w:r>
            <w:r w:rsidR="00655EA8">
              <w:rPr>
                <w:bCs/>
              </w:rPr>
              <w:t>}</w:t>
            </w:r>
          </w:p>
        </w:tc>
      </w:tr>
      <w:tr w:rsidR="00F430DB" w14:paraId="117097E2" w14:textId="77777777">
        <w:trPr>
          <w:trHeight w:val="647"/>
        </w:trPr>
        <w:tc>
          <w:tcPr>
            <w:tcW w:w="8622" w:type="dxa"/>
            <w:gridSpan w:val="2"/>
            <w:tcBorders>
              <w:top w:val="single" w:sz="8" w:space="0" w:color="000000"/>
              <w:bottom w:val="single" w:sz="4" w:space="0" w:color="000000"/>
            </w:tcBorders>
            <w:vAlign w:val="bottom"/>
          </w:tcPr>
          <w:p w14:paraId="00000019" w14:textId="77777777" w:rsidR="00F430DB" w:rsidRDefault="001877EC">
            <w:pPr>
              <w:rPr>
                <w:b/>
              </w:rPr>
            </w:pPr>
            <w:r>
              <w:rPr>
                <w:b/>
              </w:rPr>
              <w:t>Country of Birth &amp; Country of Citizenship (if different)</w:t>
            </w:r>
          </w:p>
        </w:tc>
        <w:tc>
          <w:tcPr>
            <w:tcW w:w="2899" w:type="dxa"/>
            <w:gridSpan w:val="2"/>
            <w:tcBorders>
              <w:top w:val="single" w:sz="8" w:space="0" w:color="000000"/>
              <w:bottom w:val="single" w:sz="4" w:space="0" w:color="000000"/>
            </w:tcBorders>
            <w:vAlign w:val="bottom"/>
          </w:tcPr>
          <w:p w14:paraId="0000001B" w14:textId="77777777" w:rsidR="00F430DB" w:rsidRDefault="001877EC">
            <w:pPr>
              <w:rPr>
                <w:b/>
              </w:rPr>
            </w:pPr>
            <w:r>
              <w:rPr>
                <w:b/>
              </w:rPr>
              <w:t>Current Age:</w:t>
            </w:r>
          </w:p>
        </w:tc>
      </w:tr>
      <w:tr w:rsidR="00F430DB" w14:paraId="034C8430" w14:textId="77777777">
        <w:trPr>
          <w:trHeight w:val="1493"/>
        </w:trPr>
        <w:tc>
          <w:tcPr>
            <w:tcW w:w="6467" w:type="dxa"/>
            <w:tcBorders>
              <w:bottom w:val="single" w:sz="4" w:space="0" w:color="000000"/>
              <w:right w:val="nil"/>
            </w:tcBorders>
          </w:tcPr>
          <w:p w14:paraId="0000001D" w14:textId="559A5461" w:rsidR="00F430DB" w:rsidRDefault="001877EC">
            <w:sdt>
              <w:sdtPr>
                <w:tag w:val="goog_rdk_9"/>
                <w:id w:val="1325318336"/>
              </w:sdtPr>
              <w:sdtContent>
                <w:commentRangeStart w:id="3"/>
              </w:sdtContent>
            </w:sdt>
            <w:r>
              <w:rPr>
                <w:b/>
              </w:rPr>
              <w:t>Current Immigration Legal Representative?</w:t>
            </w:r>
            <w:commentRangeEnd w:id="3"/>
            <w:r>
              <w:commentReference w:id="3"/>
            </w:r>
            <w:r>
              <w:rPr>
                <w:b/>
              </w:rPr>
              <w:t xml:space="preserve">  </w:t>
            </w:r>
            <w:sdt>
              <w:sdtPr>
                <w:tag w:val="goog_rdk_10"/>
                <w:id w:val="-1796826122"/>
              </w:sdtPr>
              <w:sdtContent>
                <w:sdt>
                  <w:sdtPr>
                    <w:tag w:val="goog_rdk_12"/>
                    <w:id w:val="-1302063890"/>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Content>
            </w:sdt>
            <w:r>
              <w:t xml:space="preserve">Y    </w:t>
            </w:r>
            <w:sdt>
              <w:sdtPr>
                <w:tag w:val="goog_rdk_12"/>
                <w:id w:val="497624823"/>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rsidRPr="00AE5F84">
                  <w:t>current_rep</w:t>
                </w:r>
                <w:proofErr w:type="spellEnd"/>
                <w:r w:rsidR="00AE5F84">
                  <w:t>)  }}</w:t>
                </w:r>
              </w:sdtContent>
            </w:sdt>
            <w:sdt>
              <w:sdtPr>
                <w:tag w:val="goog_rdk_11"/>
                <w:id w:val="2113018631"/>
              </w:sdtPr>
              <w:sdtContent/>
            </w:sdt>
            <w:r>
              <w:t xml:space="preserve">N    </w:t>
            </w:r>
          </w:p>
          <w:p w14:paraId="0000001E" w14:textId="77777777" w:rsidR="00F430DB" w:rsidRDefault="00F430DB"/>
          <w:p w14:paraId="00000020" w14:textId="12ABD65B" w:rsidR="00F430DB" w:rsidRDefault="001877EC" w:rsidP="00AE5F84">
            <w:r>
              <w:t>Details</w:t>
            </w:r>
            <w:proofErr w:type="gramStart"/>
            <w:r>
              <w:t xml:space="preserve">:  </w:t>
            </w:r>
            <w:r w:rsidR="00AE5F84">
              <w:t>{</w:t>
            </w:r>
            <w:proofErr w:type="gramEnd"/>
            <w:r w:rsidR="00AE5F84">
              <w:t>{</w:t>
            </w:r>
            <w:r w:rsidR="00AE5F84" w:rsidRPr="00B634CD">
              <w:t xml:space="preserve"> users[</w:t>
            </w:r>
            <w:proofErr w:type="spellStart"/>
            <w:r w:rsidR="00AE5F84" w:rsidRPr="00B634CD">
              <w:t>i</w:t>
            </w:r>
            <w:proofErr w:type="spellEnd"/>
            <w:r w:rsidR="00AE5F84" w:rsidRPr="00B634CD">
              <w:t>].</w:t>
            </w:r>
            <w:proofErr w:type="spellStart"/>
            <w:r w:rsidR="00AE5F84" w:rsidRPr="00AE5F84">
              <w:t>current_rep_detail</w:t>
            </w:r>
            <w:proofErr w:type="spellEnd"/>
            <w:r w:rsidR="00AE5F84">
              <w:t xml:space="preserve"> }}</w:t>
            </w:r>
          </w:p>
        </w:tc>
        <w:tc>
          <w:tcPr>
            <w:tcW w:w="2567" w:type="dxa"/>
            <w:gridSpan w:val="2"/>
            <w:tcBorders>
              <w:left w:val="nil"/>
              <w:bottom w:val="single" w:sz="4" w:space="0" w:color="000000"/>
              <w:right w:val="nil"/>
            </w:tcBorders>
          </w:tcPr>
          <w:p w14:paraId="00000021" w14:textId="7E400AE7" w:rsidR="00F430DB" w:rsidRDefault="001877EC">
            <w:r>
              <w:rPr>
                <w:b/>
              </w:rPr>
              <w:t xml:space="preserve">NTA filed?  </w:t>
            </w:r>
            <w:sdt>
              <w:sdtPr>
                <w:tag w:val="goog_rdk_12"/>
                <w:id w:val="492143066"/>
              </w:sdtPr>
              <w:sdtContent>
                <w:proofErr w:type="gramStart"/>
                <w:r w:rsidR="00517E52">
                  <w:t xml:space="preserve">{{ </w:t>
                </w:r>
                <w:proofErr w:type="spellStart"/>
                <w:r w:rsidR="00517E52">
                  <w:t>output</w:t>
                </w:r>
                <w:proofErr w:type="gramEnd"/>
                <w:r w:rsidR="00517E52">
                  <w:t>_checkbox</w:t>
                </w:r>
                <w:proofErr w:type="spellEnd"/>
                <w:r w:rsidR="00517E52">
                  <w:t>(</w:t>
                </w:r>
                <w:r w:rsidR="00517E52" w:rsidRPr="00B634CD">
                  <w:t>users[</w:t>
                </w:r>
                <w:proofErr w:type="spellStart"/>
                <w:r w:rsidR="00517E52" w:rsidRPr="00B634CD">
                  <w:t>i</w:t>
                </w:r>
                <w:proofErr w:type="spellEnd"/>
                <w:r w:rsidR="00517E52" w:rsidRPr="00B634CD">
                  <w:t>].</w:t>
                </w:r>
                <w:proofErr w:type="spellStart"/>
                <w:r w:rsidR="009E6EB0">
                  <w:t>notice_to_appear</w:t>
                </w:r>
                <w:proofErr w:type="spellEnd"/>
                <w:r w:rsidR="00517E52">
                  <w:t>)  }}</w:t>
                </w:r>
              </w:sdtContent>
            </w:sdt>
            <w:r>
              <w:t xml:space="preserve">Y  </w:t>
            </w:r>
            <w:sdt>
              <w:sdtPr>
                <w:tag w:val="goog_rdk_13"/>
                <w:id w:val="-758913936"/>
              </w:sdtPr>
              <w:sdtContent>
                <w:sdt>
                  <w:sdtPr>
                    <w:tag w:val="goog_rdk_12"/>
                    <w:id w:val="384458599"/>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proofErr w:type="spellStart"/>
                    <w:r w:rsidR="009E6EB0">
                      <w:t>notice_to_appear</w:t>
                    </w:r>
                    <w:proofErr w:type="spellEnd"/>
                    <w:r w:rsidR="009E6EB0">
                      <w:t>)  }}</w:t>
                    </w:r>
                  </w:sdtContent>
                </w:sdt>
              </w:sdtContent>
            </w:sdt>
            <w:r>
              <w:t>N</w:t>
            </w:r>
          </w:p>
          <w:p w14:paraId="00000022" w14:textId="77777777" w:rsidR="00F430DB" w:rsidRDefault="00F430DB"/>
          <w:p w14:paraId="00000023" w14:textId="1C0626A3" w:rsidR="00F430DB" w:rsidRDefault="001877EC">
            <w:r>
              <w:rPr>
                <w:b/>
              </w:rPr>
              <w:t xml:space="preserve">Hearing?  </w:t>
            </w:r>
            <w:sdt>
              <w:sdtPr>
                <w:tag w:val="goog_rdk_14"/>
                <w:id w:val="-96107212"/>
              </w:sdtPr>
              <w:sdtContent>
                <w:sdt>
                  <w:sdtPr>
                    <w:tag w:val="goog_rdk_12"/>
                    <w:id w:val="-743174270"/>
                  </w:sdtPr>
                  <w:sdtContent>
                    <w:proofErr w:type="gramStart"/>
                    <w:r w:rsidR="009E6EB0">
                      <w:t xml:space="preserve">{{ </w:t>
                    </w:r>
                    <w:proofErr w:type="spellStart"/>
                    <w:r w:rsidR="009E6EB0">
                      <w:t>output</w:t>
                    </w:r>
                    <w:proofErr w:type="gramEnd"/>
                    <w:r w:rsidR="009E6EB0">
                      <w:t>_checkbox</w:t>
                    </w:r>
                    <w:proofErr w:type="spellEnd"/>
                    <w:r w:rsidR="009E6EB0">
                      <w:t>(</w:t>
                    </w:r>
                    <w:r w:rsidR="009E6EB0" w:rsidRPr="00B634CD">
                      <w:t>users[</w:t>
                    </w:r>
                    <w:proofErr w:type="spellStart"/>
                    <w:r w:rsidR="009E6EB0" w:rsidRPr="00B634CD">
                      <w:t>i</w:t>
                    </w:r>
                    <w:proofErr w:type="spellEnd"/>
                    <w:r w:rsidR="009E6EB0" w:rsidRPr="00B634CD">
                      <w:t>].</w:t>
                    </w:r>
                    <w:r w:rsidR="009E6EB0">
                      <w:t>hearing)  }}</w:t>
                    </w:r>
                  </w:sdtContent>
                </w:sdt>
              </w:sdtContent>
            </w:sdt>
            <w:r>
              <w:t xml:space="preserve">Y  </w:t>
            </w:r>
            <w:sdt>
              <w:sdtPr>
                <w:tag w:val="goog_rdk_15"/>
                <w:id w:val="1780913404"/>
              </w:sdtPr>
              <w:sdtContent>
                <w:sdt>
                  <w:sdtPr>
                    <w:tag w:val="goog_rdk_12"/>
                    <w:id w:val="-764529374"/>
                  </w:sdtPr>
                  <w:sdtContent>
                    <w:r w:rsidR="009E6EB0">
                      <w:t xml:space="preserve">{{ </w:t>
                    </w:r>
                    <w:proofErr w:type="spellStart"/>
                    <w:r w:rsidR="009E6EB0">
                      <w:t>output_checkbox</w:t>
                    </w:r>
                    <w:proofErr w:type="spellEnd"/>
                    <w:r w:rsidR="009E6EB0">
                      <w:t xml:space="preserve">(not </w:t>
                    </w:r>
                    <w:r w:rsidR="009E6EB0" w:rsidRPr="00B634CD">
                      <w:t>users[</w:t>
                    </w:r>
                    <w:proofErr w:type="spellStart"/>
                    <w:r w:rsidR="009E6EB0" w:rsidRPr="00B634CD">
                      <w:t>i</w:t>
                    </w:r>
                    <w:proofErr w:type="spellEnd"/>
                    <w:r w:rsidR="009E6EB0" w:rsidRPr="00B634CD">
                      <w:t>].</w:t>
                    </w:r>
                    <w:r w:rsidR="009E6EB0">
                      <w:t>hearing)  }}</w:t>
                    </w:r>
                  </w:sdtContent>
                </w:sdt>
              </w:sdtContent>
            </w:sdt>
            <w:r>
              <w:t>N</w:t>
            </w:r>
          </w:p>
          <w:p w14:paraId="00000024" w14:textId="4C945127" w:rsidR="00F430DB" w:rsidRDefault="001877EC">
            <w:r>
              <w:t xml:space="preserve">Location: </w:t>
            </w:r>
            <w:proofErr w:type="gramStart"/>
            <w:r w:rsidR="009E6EB0">
              <w:t>{{</w:t>
            </w:r>
            <w:r w:rsidR="009E6EB0" w:rsidRPr="00B634CD">
              <w:t xml:space="preserve"> users</w:t>
            </w:r>
            <w:proofErr w:type="gramEnd"/>
            <w:r w:rsidR="009E6EB0" w:rsidRPr="00B634CD">
              <w:t>[</w:t>
            </w:r>
            <w:proofErr w:type="spellStart"/>
            <w:r w:rsidR="009E6EB0" w:rsidRPr="00B634CD">
              <w:t>i</w:t>
            </w:r>
            <w:proofErr w:type="spellEnd"/>
            <w:r w:rsidR="009E6EB0" w:rsidRPr="00B634CD">
              <w:t>].</w:t>
            </w:r>
            <w:proofErr w:type="spellStart"/>
            <w:r w:rsidR="009E6EB0">
              <w:t>hearing_location</w:t>
            </w:r>
            <w:proofErr w:type="spellEnd"/>
            <w:r w:rsidR="009E6EB0">
              <w:t xml:space="preserve"> </w:t>
            </w:r>
            <w:r w:rsidR="009E6EB0">
              <w:lastRenderedPageBreak/>
              <w:t>}}</w:t>
            </w:r>
            <w:r>
              <w:br/>
            </w:r>
          </w:p>
          <w:p w14:paraId="606C50EE" w14:textId="5A2203E5" w:rsidR="009E6EB0" w:rsidRDefault="001877EC" w:rsidP="009E6EB0">
            <w:r>
              <w:t xml:space="preserve">Date: </w:t>
            </w:r>
            <w:proofErr w:type="gramStart"/>
            <w:r w:rsidR="009E6EB0">
              <w:t>{{</w:t>
            </w:r>
            <w:r w:rsidR="009E6EB0" w:rsidRPr="00B634CD">
              <w:t xml:space="preserve"> users</w:t>
            </w:r>
            <w:proofErr w:type="gramEnd"/>
            <w:r w:rsidR="009E6EB0" w:rsidRPr="00B634CD">
              <w:t>[</w:t>
            </w:r>
            <w:proofErr w:type="spellStart"/>
            <w:r w:rsidR="009E6EB0" w:rsidRPr="00B634CD">
              <w:t>i</w:t>
            </w:r>
            <w:proofErr w:type="spellEnd"/>
            <w:r w:rsidR="009E6EB0" w:rsidRPr="00B634CD">
              <w:t>].</w:t>
            </w:r>
            <w:proofErr w:type="spellStart"/>
            <w:r w:rsidR="009E6EB0">
              <w:t>hearing_date</w:t>
            </w:r>
            <w:proofErr w:type="spellEnd"/>
            <w:r w:rsidR="009E6EB0">
              <w:t>. format(“MM/dd/</w:t>
            </w:r>
            <w:proofErr w:type="spellStart"/>
            <w:r w:rsidR="009E6EB0">
              <w:t>yyyy</w:t>
            </w:r>
            <w:proofErr w:type="spellEnd"/>
            <w:r w:rsidR="009E6EB0">
              <w:t>”</w:t>
            </w:r>
            <w:proofErr w:type="gramStart"/>
            <w:r w:rsidR="009E6EB0">
              <w:t>) }</w:t>
            </w:r>
            <w:proofErr w:type="gramEnd"/>
            <w:r w:rsidR="009E6EB0">
              <w:t>}</w:t>
            </w:r>
          </w:p>
          <w:p w14:paraId="00000026" w14:textId="32B59530" w:rsidR="00F430DB" w:rsidRDefault="001877EC" w:rsidP="009E6EB0">
            <w:pPr>
              <w:rPr>
                <w:b/>
              </w:rPr>
            </w:pPr>
            <w:sdt>
              <w:sdtPr>
                <w:tag w:val="goog_rdk_17"/>
                <w:id w:val="-641741220"/>
              </w:sdtPr>
              <w:sdtContent>
                <w:sdt>
                  <w:sdtPr>
                    <w:tag w:val="goog_rdk_14"/>
                    <w:id w:val="1971318788"/>
                  </w:sdtPr>
                  <w:sdtContent>
                    <w:sdt>
                      <w:sdtPr>
                        <w:tag w:val="goog_rdk_12"/>
                        <w:id w:val="716403373"/>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r w:rsidR="00AE5F84">
                          <w:t>options[‘mc’])  }}</w:t>
                        </w:r>
                      </w:sdtContent>
                    </w:sdt>
                  </w:sdtContent>
                </w:sdt>
              </w:sdtContent>
            </w:sdt>
            <w:r>
              <w:t xml:space="preserve"> MC  </w:t>
            </w:r>
            <w:sdt>
              <w:sdtPr>
                <w:tag w:val="goog_rdk_18"/>
                <w:id w:val="-51394522"/>
              </w:sdtPr>
              <w:sdtContent>
                <w:sdt>
                  <w:sdtPr>
                    <w:tag w:val="goog_rdk_14"/>
                    <w:id w:val="1005021344"/>
                  </w:sdtPr>
                  <w:sdtContent>
                    <w:sdt>
                      <w:sdtPr>
                        <w:tag w:val="goog_rdk_12"/>
                        <w:id w:val="440727297"/>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w:t>
                        </w:r>
                        <w:proofErr w:type="spellStart"/>
                        <w:r w:rsidR="00AE5F84">
                          <w:t>indv</w:t>
                        </w:r>
                        <w:proofErr w:type="spellEnd"/>
                        <w:r w:rsidR="00AE5F84">
                          <w:t>’])  }}</w:t>
                        </w:r>
                      </w:sdtContent>
                    </w:sdt>
                  </w:sdtContent>
                </w:sdt>
              </w:sdtContent>
            </w:sdt>
            <w:r>
              <w:t xml:space="preserve">INDV  </w:t>
            </w:r>
            <w:sdt>
              <w:sdtPr>
                <w:tag w:val="goog_rdk_19"/>
                <w:id w:val="-1066949830"/>
              </w:sdtPr>
              <w:sdtContent>
                <w:sdt>
                  <w:sdtPr>
                    <w:tag w:val="goog_rdk_14"/>
                    <w:id w:val="1496376876"/>
                  </w:sdtPr>
                  <w:sdtContent>
                    <w:sdt>
                      <w:sdtPr>
                        <w:tag w:val="goog_rdk_12"/>
                        <w:id w:val="-1561941639"/>
                      </w:sdtPr>
                      <w:sdtContent>
                        <w:r w:rsidR="00AE5F84">
                          <w:t xml:space="preserve">{{ </w:t>
                        </w:r>
                        <w:proofErr w:type="spellStart"/>
                        <w:r w:rsidR="00AE5F84">
                          <w:t>output_checkbox</w:t>
                        </w:r>
                        <w:proofErr w:type="spellEnd"/>
                        <w:r w:rsidR="00AE5F84">
                          <w:t>(</w:t>
                        </w:r>
                        <w:r w:rsidR="00AE5F84" w:rsidRPr="00B634CD">
                          <w:t>users[</w:t>
                        </w:r>
                        <w:proofErr w:type="spellStart"/>
                        <w:r w:rsidR="00AE5F84" w:rsidRPr="00B634CD">
                          <w:t>i</w:t>
                        </w:r>
                        <w:proofErr w:type="spellEnd"/>
                        <w:r w:rsidR="00AE5F84" w:rsidRPr="00B634CD">
                          <w:t>].</w:t>
                        </w:r>
                        <w:r w:rsidR="00AE5F84">
                          <w:t>options[‘bond’])  }}</w:t>
                        </w:r>
                      </w:sdtContent>
                    </w:sdt>
                  </w:sdtContent>
                </w:sdt>
              </w:sdtContent>
            </w:sdt>
            <w:r>
              <w:t>Bon</w:t>
            </w:r>
            <w:sdt>
              <w:sdtPr>
                <w:tag w:val="goog_rdk_16"/>
                <w:id w:val="1289782061"/>
              </w:sdtPr>
              <w:sdtContent>
                <w:commentRangeStart w:id="4"/>
              </w:sdtContent>
            </w:sdt>
            <w:r>
              <w:t>d</w:t>
            </w:r>
            <w:commentRangeEnd w:id="4"/>
            <w:r>
              <w:commentReference w:id="4"/>
            </w:r>
          </w:p>
        </w:tc>
        <w:tc>
          <w:tcPr>
            <w:tcW w:w="2487" w:type="dxa"/>
            <w:tcBorders>
              <w:left w:val="nil"/>
              <w:bottom w:val="single" w:sz="4" w:space="0" w:color="000000"/>
            </w:tcBorders>
          </w:tcPr>
          <w:p w14:paraId="00000028" w14:textId="5B4CC952" w:rsidR="00F430DB" w:rsidRDefault="001877EC">
            <w:pPr>
              <w:rPr>
                <w:b/>
              </w:rPr>
            </w:pPr>
            <w:r>
              <w:rPr>
                <w:b/>
              </w:rPr>
              <w:lastRenderedPageBreak/>
              <w:t xml:space="preserve">ICE Check-In? </w:t>
            </w:r>
            <w:sdt>
              <w:sdtPr>
                <w:tag w:val="goog_rdk_20"/>
                <w:id w:val="1300110576"/>
              </w:sdtPr>
              <w:sdtContent>
                <w:sdt>
                  <w:sdtPr>
                    <w:tag w:val="goog_rdk_12"/>
                    <w:id w:val="813526336"/>
                  </w:sdtPr>
                  <w:sdtContent>
                    <w:proofErr w:type="gramStart"/>
                    <w:r w:rsidR="00AE5F84">
                      <w:t xml:space="preserve">{{ </w:t>
                    </w:r>
                    <w:proofErr w:type="spellStart"/>
                    <w:r w:rsidR="00AE5F84">
                      <w:t>output</w:t>
                    </w:r>
                    <w:proofErr w:type="gramEnd"/>
                    <w:r w:rsidR="00AE5F84">
                      <w:t>_checkbox</w:t>
                    </w:r>
                    <w:proofErr w:type="spellEnd"/>
                    <w:r w:rsidR="00AE5F84">
                      <w:t>(</w:t>
                    </w:r>
                    <w:r w:rsidR="00AE5F84" w:rsidRPr="00B634CD">
                      <w:t>users[</w:t>
                    </w:r>
                    <w:proofErr w:type="spellStart"/>
                    <w:r w:rsidR="00AE5F84" w:rsidRPr="00B634CD">
                      <w:t>i</w:t>
                    </w:r>
                    <w:proofErr w:type="spellEnd"/>
                    <w:r w:rsidR="00AE5F84" w:rsidRPr="00B634CD">
                      <w:t>].</w:t>
                    </w:r>
                    <w:proofErr w:type="spellStart"/>
                    <w:r w:rsidR="00AE5F84" w:rsidRPr="00AE5F84">
                      <w:t>ice_check</w:t>
                    </w:r>
                    <w:proofErr w:type="spellEnd"/>
                    <w:r w:rsidR="00AE5F84">
                      <w:t>)  }}</w:t>
                    </w:r>
                  </w:sdtContent>
                </w:sdt>
              </w:sdtContent>
            </w:sdt>
            <w:r>
              <w:t xml:space="preserve">Y </w:t>
            </w:r>
            <w:sdt>
              <w:sdtPr>
                <w:tag w:val="goog_rdk_12"/>
                <w:id w:val="2071303870"/>
              </w:sdtPr>
              <w:sdtContent>
                <w:r w:rsidR="00AE5F84">
                  <w:t xml:space="preserve">{{ </w:t>
                </w:r>
                <w:proofErr w:type="spellStart"/>
                <w:r w:rsidR="00AE5F84">
                  <w:t>output_checkbox</w:t>
                </w:r>
                <w:proofErr w:type="spellEnd"/>
                <w:r w:rsidR="00AE5F84">
                  <w:t xml:space="preserve">(not </w:t>
                </w:r>
                <w:r w:rsidR="00AE5F84" w:rsidRPr="00B634CD">
                  <w:t>users[</w:t>
                </w:r>
                <w:proofErr w:type="spellStart"/>
                <w:r w:rsidR="00AE5F84" w:rsidRPr="00B634CD">
                  <w:t>i</w:t>
                </w:r>
                <w:proofErr w:type="spellEnd"/>
                <w:r w:rsidR="00AE5F84" w:rsidRPr="00B634CD">
                  <w:t>].</w:t>
                </w:r>
                <w:proofErr w:type="spellStart"/>
                <w:r w:rsidR="00AE5F84">
                  <w:t>i</w:t>
                </w:r>
                <w:r w:rsidR="00AE5F84" w:rsidRPr="00AE5F84">
                  <w:t>ce_check</w:t>
                </w:r>
                <w:proofErr w:type="spellEnd"/>
                <w:r w:rsidR="00AE5F84">
                  <w:t>)  }}</w:t>
                </w:r>
              </w:sdtContent>
            </w:sdt>
            <w:sdt>
              <w:sdtPr>
                <w:tag w:val="goog_rdk_21"/>
                <w:id w:val="1617713591"/>
              </w:sdtPr>
              <w:sdtContent/>
            </w:sdt>
            <w:r>
              <w:t>N</w:t>
            </w:r>
            <w:r>
              <w:rPr>
                <w:b/>
              </w:rPr>
              <w:t xml:space="preserve"> </w:t>
            </w:r>
          </w:p>
          <w:p w14:paraId="071E8196" w14:textId="2226D65A" w:rsidR="00AE5F84" w:rsidRPr="00AE5F84" w:rsidRDefault="001877EC" w:rsidP="00AE5F84">
            <w:r>
              <w:t>Location:</w:t>
            </w:r>
            <w:r w:rsidR="00AE5F84">
              <w:t xml:space="preserve"> </w:t>
            </w:r>
            <w:proofErr w:type="gramStart"/>
            <w:r w:rsidR="00AE5F84">
              <w:t>{{</w:t>
            </w:r>
            <w:r w:rsidR="00AE5F84" w:rsidRPr="00B634CD">
              <w:t xml:space="preserve"> users</w:t>
            </w:r>
            <w:proofErr w:type="gramEnd"/>
            <w:r w:rsidR="00AE5F84" w:rsidRPr="00B634CD">
              <w:t>[</w:t>
            </w:r>
            <w:proofErr w:type="spellStart"/>
            <w:r w:rsidR="00AE5F84" w:rsidRPr="00B634CD">
              <w:t>i</w:t>
            </w:r>
            <w:proofErr w:type="spellEnd"/>
            <w:r w:rsidR="00AE5F84" w:rsidRPr="00B634CD">
              <w:t>].</w:t>
            </w:r>
            <w:proofErr w:type="spellStart"/>
            <w:r w:rsidR="00AE5F84" w:rsidRPr="00AE5F84">
              <w:t>ice_location</w:t>
            </w:r>
            <w:proofErr w:type="spellEnd"/>
          </w:p>
          <w:p w14:paraId="0000002A" w14:textId="385E172F" w:rsidR="00F430DB" w:rsidRDefault="00AE5F84" w:rsidP="00AE5F84">
            <w:r>
              <w:t>}}</w:t>
            </w:r>
            <w:r>
              <w:br/>
              <w:t xml:space="preserve">Date: </w:t>
            </w:r>
            <w:proofErr w:type="gramStart"/>
            <w:r>
              <w:t>{{</w:t>
            </w:r>
            <w:r w:rsidRPr="00B634CD">
              <w:t xml:space="preserve"> users</w:t>
            </w:r>
            <w:proofErr w:type="gramEnd"/>
            <w:r w:rsidRPr="00B634CD">
              <w:t>[</w:t>
            </w:r>
            <w:proofErr w:type="spellStart"/>
            <w:r w:rsidRPr="00B634CD">
              <w:t>i</w:t>
            </w:r>
            <w:proofErr w:type="spellEnd"/>
            <w:r w:rsidRPr="00B634CD">
              <w:t>].</w:t>
            </w:r>
            <w:r w:rsidRPr="00AE5F84">
              <w:rPr>
                <w:rFonts w:ascii="Consolas" w:eastAsia="Times New Roman" w:hAnsi="Consolas" w:cs="Times New Roman"/>
                <w:color w:val="CCCCCC"/>
                <w:sz w:val="21"/>
                <w:szCs w:val="21"/>
              </w:rPr>
              <w:t xml:space="preserve"> </w:t>
            </w:r>
            <w:proofErr w:type="spellStart"/>
            <w:r w:rsidRPr="00AE5F84">
              <w:t>ice_</w:t>
            </w:r>
            <w:proofErr w:type="gramStart"/>
            <w:r w:rsidRPr="00AE5F84">
              <w:t>date</w:t>
            </w:r>
            <w:r>
              <w:t>.format</w:t>
            </w:r>
            <w:proofErr w:type="spellEnd"/>
            <w:proofErr w:type="gramEnd"/>
            <w:r>
              <w:t>(“MM/dd/</w:t>
            </w:r>
            <w:proofErr w:type="spellStart"/>
            <w:r>
              <w:t>yyyy</w:t>
            </w:r>
            <w:proofErr w:type="spellEnd"/>
            <w:r>
              <w:t>”) }}</w:t>
            </w:r>
          </w:p>
        </w:tc>
      </w:tr>
    </w:tbl>
    <w:p w14:paraId="0000002B" w14:textId="77777777" w:rsidR="00F430DB" w:rsidRDefault="00F430DB"/>
    <w:tbl>
      <w:tblPr>
        <w:tblStyle w:val="22"/>
        <w:tblW w:w="11521" w:type="dxa"/>
        <w:tblInd w:w="-1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21"/>
      </w:tblGrid>
      <w:tr w:rsidR="00F430DB" w14:paraId="2977D8C4" w14:textId="77777777">
        <w:trPr>
          <w:trHeight w:val="432"/>
        </w:trPr>
        <w:tc>
          <w:tcPr>
            <w:tcW w:w="11521" w:type="dxa"/>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2C" w14:textId="77777777" w:rsidR="00F430DB" w:rsidRDefault="001877EC">
            <w:pPr>
              <w:jc w:val="center"/>
              <w:rPr>
                <w:b/>
                <w:sz w:val="20"/>
                <w:szCs w:val="20"/>
              </w:rPr>
            </w:pPr>
            <w:r>
              <w:rPr>
                <w:b/>
              </w:rPr>
              <w:t>IMMIGRATION HISTORY</w:t>
            </w:r>
          </w:p>
        </w:tc>
      </w:tr>
    </w:tbl>
    <w:p w14:paraId="0000002D" w14:textId="77777777" w:rsidR="00F430DB" w:rsidRDefault="00F430DB">
      <w:pPr>
        <w:widowControl w:val="0"/>
        <w:pBdr>
          <w:top w:val="nil"/>
          <w:left w:val="nil"/>
          <w:bottom w:val="nil"/>
          <w:right w:val="nil"/>
          <w:between w:val="nil"/>
        </w:pBdr>
        <w:spacing w:after="0"/>
        <w:rPr>
          <w:b/>
          <w:sz w:val="20"/>
          <w:szCs w:val="20"/>
        </w:rPr>
      </w:pPr>
    </w:p>
    <w:tbl>
      <w:tblPr>
        <w:tblStyle w:val="21"/>
        <w:tblW w:w="11554"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14"/>
        <w:gridCol w:w="2189"/>
        <w:gridCol w:w="2387"/>
        <w:gridCol w:w="5064"/>
      </w:tblGrid>
      <w:tr w:rsidR="00F430DB" w14:paraId="75C39AF0" w14:textId="77777777">
        <w:tc>
          <w:tcPr>
            <w:tcW w:w="1914" w:type="dxa"/>
          </w:tcPr>
          <w:p w14:paraId="0000002E" w14:textId="77777777" w:rsidR="00F430DB" w:rsidRDefault="001877EC">
            <w:pPr>
              <w:jc w:val="center"/>
              <w:rPr>
                <w:b/>
              </w:rPr>
            </w:pPr>
            <w:r>
              <w:rPr>
                <w:b/>
              </w:rPr>
              <w:t>Date of Entry</w:t>
            </w:r>
          </w:p>
        </w:tc>
        <w:tc>
          <w:tcPr>
            <w:tcW w:w="2189" w:type="dxa"/>
          </w:tcPr>
          <w:p w14:paraId="0000002F" w14:textId="77777777" w:rsidR="00F430DB" w:rsidRDefault="001877EC">
            <w:pPr>
              <w:jc w:val="center"/>
              <w:rPr>
                <w:b/>
              </w:rPr>
            </w:pPr>
            <w:r>
              <w:rPr>
                <w:b/>
              </w:rPr>
              <w:t>Date of Exit</w:t>
            </w:r>
          </w:p>
        </w:tc>
        <w:tc>
          <w:tcPr>
            <w:tcW w:w="2387" w:type="dxa"/>
          </w:tcPr>
          <w:p w14:paraId="00000030" w14:textId="77777777" w:rsidR="00F430DB" w:rsidRDefault="001877EC">
            <w:pPr>
              <w:jc w:val="center"/>
              <w:rPr>
                <w:b/>
              </w:rPr>
            </w:pPr>
            <w:r>
              <w:rPr>
                <w:b/>
              </w:rPr>
              <w:t>Manner of Entry</w:t>
            </w:r>
          </w:p>
        </w:tc>
        <w:tc>
          <w:tcPr>
            <w:tcW w:w="5064" w:type="dxa"/>
          </w:tcPr>
          <w:p w14:paraId="00000031" w14:textId="77777777" w:rsidR="00F430DB" w:rsidRDefault="001877EC">
            <w:pPr>
              <w:jc w:val="center"/>
              <w:rPr>
                <w:b/>
              </w:rPr>
            </w:pPr>
            <w:r>
              <w:rPr>
                <w:b/>
              </w:rPr>
              <w:t xml:space="preserve">Details - Who did you enter with? Any contact with CBP/ICE? </w:t>
            </w:r>
          </w:p>
        </w:tc>
      </w:tr>
      <w:tr w:rsidR="00AD193A" w14:paraId="33EF275E" w14:textId="77777777" w:rsidTr="001877EC">
        <w:trPr>
          <w:trHeight w:val="490"/>
        </w:trPr>
        <w:tc>
          <w:tcPr>
            <w:tcW w:w="11554" w:type="dxa"/>
            <w:gridSpan w:val="4"/>
            <w:vAlign w:val="center"/>
          </w:tcPr>
          <w:p w14:paraId="00000036" w14:textId="1D9770F0" w:rsidR="00AD193A" w:rsidRDefault="00AD193A">
            <w:r>
              <w:t xml:space="preserve">{%tr for x in </w:t>
            </w:r>
            <w:r w:rsidRPr="00AD193A">
              <w:t>users[</w:t>
            </w:r>
            <w:proofErr w:type="spellStart"/>
            <w:r>
              <w:t>i</w:t>
            </w:r>
            <w:proofErr w:type="spellEnd"/>
            <w:proofErr w:type="gramStart"/>
            <w:r w:rsidRPr="00AD193A">
              <w:t>].history</w:t>
            </w:r>
            <w:proofErr w:type="gramEnd"/>
            <w:r>
              <w:t>: %}</w:t>
            </w:r>
          </w:p>
        </w:tc>
      </w:tr>
      <w:tr w:rsidR="00F430DB" w14:paraId="24F6E0E6" w14:textId="77777777" w:rsidTr="008209A7">
        <w:trPr>
          <w:trHeight w:val="490"/>
        </w:trPr>
        <w:tc>
          <w:tcPr>
            <w:tcW w:w="1914" w:type="dxa"/>
            <w:vAlign w:val="center"/>
          </w:tcPr>
          <w:p w14:paraId="00000038" w14:textId="1D9E4801" w:rsidR="00F430DB" w:rsidRDefault="00AD193A">
            <w:pPr>
              <w:jc w:val="center"/>
              <w:rPr>
                <w:color w:val="767171"/>
              </w:rPr>
            </w:pPr>
            <w:proofErr w:type="gramStart"/>
            <w:r>
              <w:rPr>
                <w:color w:val="767171"/>
              </w:rPr>
              <w:t xml:space="preserve">{{ </w:t>
            </w:r>
            <w:proofErr w:type="spellStart"/>
            <w:r w:rsidRPr="00AD193A">
              <w:rPr>
                <w:color w:val="767171"/>
              </w:rPr>
              <w:t>x</w:t>
            </w:r>
            <w:proofErr w:type="gramEnd"/>
            <w:r w:rsidRPr="00AD193A">
              <w:rPr>
                <w:color w:val="767171"/>
              </w:rPr>
              <w:t>.entry_date</w:t>
            </w:r>
            <w:proofErr w:type="spellEnd"/>
            <w:r w:rsidRPr="00AD193A">
              <w:rPr>
                <w:color w:val="767171"/>
              </w:rPr>
              <w:t xml:space="preserve"> </w:t>
            </w:r>
            <w:r>
              <w:rPr>
                <w:color w:val="767171"/>
              </w:rPr>
              <w:t>}}</w:t>
            </w:r>
          </w:p>
        </w:tc>
        <w:tc>
          <w:tcPr>
            <w:tcW w:w="2189" w:type="dxa"/>
            <w:vAlign w:val="center"/>
          </w:tcPr>
          <w:p w14:paraId="00000039" w14:textId="4EC2748C" w:rsidR="00F430DB" w:rsidRDefault="00AD193A" w:rsidP="00AD193A">
            <w:pPr>
              <w:jc w:val="center"/>
              <w:rPr>
                <w:color w:val="767171"/>
              </w:rPr>
            </w:pPr>
            <w:proofErr w:type="gramStart"/>
            <w:r>
              <w:rPr>
                <w:color w:val="767171"/>
              </w:rPr>
              <w:t xml:space="preserve">{{ </w:t>
            </w:r>
            <w:proofErr w:type="spellStart"/>
            <w:r w:rsidRPr="00AD193A">
              <w:rPr>
                <w:color w:val="767171"/>
              </w:rPr>
              <w:t>x</w:t>
            </w:r>
            <w:proofErr w:type="gramEnd"/>
            <w:r w:rsidRPr="00AD193A">
              <w:rPr>
                <w:color w:val="767171"/>
              </w:rPr>
              <w:t>.</w:t>
            </w:r>
            <w:r>
              <w:rPr>
                <w:color w:val="767171"/>
              </w:rPr>
              <w:t>e</w:t>
            </w:r>
            <w:r w:rsidRPr="00AD193A">
              <w:rPr>
                <w:color w:val="767171"/>
              </w:rPr>
              <w:t>xit_date</w:t>
            </w:r>
            <w:proofErr w:type="spellEnd"/>
            <w:r>
              <w:rPr>
                <w:color w:val="767171"/>
              </w:rPr>
              <w:t xml:space="preserve"> }}</w:t>
            </w:r>
          </w:p>
        </w:tc>
        <w:tc>
          <w:tcPr>
            <w:tcW w:w="2387" w:type="dxa"/>
            <w:vAlign w:val="center"/>
          </w:tcPr>
          <w:p w14:paraId="0000003A" w14:textId="464973E6" w:rsidR="00F430DB" w:rsidRDefault="008209A7">
            <w:pPr>
              <w:jc w:val="center"/>
            </w:pPr>
            <w:proofErr w:type="gramStart"/>
            <w:r>
              <w:rPr>
                <w:color w:val="767171"/>
              </w:rPr>
              <w:t xml:space="preserve">{{ </w:t>
            </w:r>
            <w:proofErr w:type="spellStart"/>
            <w:r w:rsidRPr="00AD193A">
              <w:rPr>
                <w:color w:val="767171"/>
              </w:rPr>
              <w:t>x</w:t>
            </w:r>
            <w:proofErr w:type="gramEnd"/>
            <w:r w:rsidRPr="00AD193A">
              <w:rPr>
                <w:color w:val="767171"/>
              </w:rPr>
              <w:t>.</w:t>
            </w:r>
            <w:r>
              <w:rPr>
                <w:color w:val="767171"/>
              </w:rPr>
              <w:t>manner_of_entry</w:t>
            </w:r>
            <w:proofErr w:type="spellEnd"/>
            <w:r>
              <w:rPr>
                <w:color w:val="767171"/>
              </w:rPr>
              <w:t xml:space="preserve"> }}</w:t>
            </w:r>
          </w:p>
        </w:tc>
        <w:tc>
          <w:tcPr>
            <w:tcW w:w="5064" w:type="dxa"/>
          </w:tcPr>
          <w:p w14:paraId="0000003B" w14:textId="6C6E8D7C" w:rsidR="00F430DB" w:rsidRDefault="00576B41">
            <w:proofErr w:type="gramStart"/>
            <w:r>
              <w:t xml:space="preserve">{{ </w:t>
            </w:r>
            <w:proofErr w:type="spellStart"/>
            <w:r>
              <w:t>x</w:t>
            </w:r>
            <w:proofErr w:type="gramEnd"/>
            <w:r>
              <w:t>.details</w:t>
            </w:r>
            <w:proofErr w:type="spellEnd"/>
            <w:r>
              <w:t xml:space="preserve"> }}</w:t>
            </w:r>
          </w:p>
        </w:tc>
      </w:tr>
      <w:tr w:rsidR="00AD193A" w14:paraId="3657FD40" w14:textId="77777777" w:rsidTr="001877EC">
        <w:trPr>
          <w:trHeight w:val="490"/>
        </w:trPr>
        <w:tc>
          <w:tcPr>
            <w:tcW w:w="11554" w:type="dxa"/>
            <w:gridSpan w:val="4"/>
            <w:vAlign w:val="center"/>
          </w:tcPr>
          <w:p w14:paraId="00000040" w14:textId="7535E80B" w:rsidR="00AD193A" w:rsidRDefault="00AD193A">
            <w:r>
              <w:t xml:space="preserve">{%tr </w:t>
            </w:r>
            <w:proofErr w:type="spellStart"/>
            <w:r>
              <w:t>endfor</w:t>
            </w:r>
            <w:proofErr w:type="spellEnd"/>
            <w:r>
              <w:t xml:space="preserve"> %}</w:t>
            </w:r>
          </w:p>
        </w:tc>
      </w:tr>
      <w:tr w:rsidR="00576B41" w14:paraId="0675CA0B" w14:textId="77777777" w:rsidTr="001877EC">
        <w:trPr>
          <w:trHeight w:val="490"/>
        </w:trPr>
        <w:tc>
          <w:tcPr>
            <w:tcW w:w="11554" w:type="dxa"/>
            <w:gridSpan w:val="4"/>
            <w:vAlign w:val="center"/>
          </w:tcPr>
          <w:p w14:paraId="40754014" w14:textId="77777777" w:rsidR="00576B41" w:rsidRDefault="00576B41">
            <w:pPr>
              <w:rPr>
                <w:b/>
              </w:rPr>
            </w:pPr>
            <w:r>
              <w:rPr>
                <w:b/>
              </w:rPr>
              <w:t xml:space="preserve">Total # of Entries: </w:t>
            </w:r>
            <w:proofErr w:type="gramStart"/>
            <w:r>
              <w:rPr>
                <w:b/>
              </w:rPr>
              <w:t xml:space="preserve">{{ </w:t>
            </w:r>
            <w:r w:rsidRPr="00AD193A">
              <w:rPr>
                <w:b/>
              </w:rPr>
              <w:t>users</w:t>
            </w:r>
            <w:proofErr w:type="gramEnd"/>
            <w:r w:rsidRPr="00AD193A">
              <w:rPr>
                <w:b/>
              </w:rPr>
              <w:t>[</w:t>
            </w:r>
            <w:proofErr w:type="spellStart"/>
            <w:r>
              <w:rPr>
                <w:b/>
              </w:rPr>
              <w:t>i</w:t>
            </w:r>
            <w:proofErr w:type="spellEnd"/>
            <w:r w:rsidRPr="00AD193A">
              <w:rPr>
                <w:b/>
              </w:rPr>
              <w:t>].</w:t>
            </w:r>
            <w:proofErr w:type="spellStart"/>
            <w:r w:rsidRPr="00AD193A">
              <w:rPr>
                <w:b/>
              </w:rPr>
              <w:t>history</w:t>
            </w:r>
            <w:r>
              <w:rPr>
                <w:b/>
              </w:rPr>
              <w:t>.number_gathered</w:t>
            </w:r>
            <w:proofErr w:type="spellEnd"/>
            <w:r>
              <w:rPr>
                <w:b/>
              </w:rPr>
              <w:t>() }}</w:t>
            </w:r>
          </w:p>
          <w:p w14:paraId="0000004B" w14:textId="087D4455" w:rsidR="00576B41" w:rsidRDefault="00576B41">
            <w:pPr>
              <w:rPr>
                <w:b/>
              </w:rPr>
            </w:pPr>
          </w:p>
        </w:tc>
      </w:tr>
    </w:tbl>
    <w:p w14:paraId="0000004C" w14:textId="77777777" w:rsidR="00F430DB" w:rsidRDefault="00F430DB"/>
    <w:p w14:paraId="0000004D" w14:textId="77777777" w:rsidR="00F430DB" w:rsidRDefault="001877EC">
      <w:pPr>
        <w:rPr>
          <w:b/>
        </w:rPr>
      </w:pPr>
      <w:r>
        <w:rPr>
          <w:b/>
        </w:rPr>
        <w:t>What is the one-year asylum filing deadline? __________________________________</w:t>
      </w:r>
      <w:r>
        <w:tab/>
      </w:r>
      <w:r>
        <w:tab/>
      </w:r>
    </w:p>
    <w:p w14:paraId="0000004E" w14:textId="77777777" w:rsidR="00F430DB" w:rsidRDefault="001877EC">
      <w:pPr>
        <w:rPr>
          <w:b/>
        </w:rPr>
      </w:pPr>
      <w:r>
        <w:rPr>
          <w:b/>
        </w:rPr>
        <w:t xml:space="preserve">Is the one-year deadline within 60 days of today’s date? </w:t>
      </w:r>
      <w:r>
        <w:rPr>
          <w:rFonts w:ascii="MS Gothic" w:eastAsia="MS Gothic" w:hAnsi="MS Gothic" w:cs="MS Gothic"/>
        </w:rPr>
        <w:t>☐</w:t>
      </w:r>
      <w:r>
        <w:t xml:space="preserve">Y     </w:t>
      </w:r>
      <w:sdt>
        <w:sdtPr>
          <w:tag w:val="goog_rdk_32"/>
          <w:id w:val="-542598874"/>
        </w:sdtPr>
        <w:sdtContent>
          <w:r>
            <w:rPr>
              <w:rFonts w:ascii="Arial Unicode MS" w:eastAsia="Arial Unicode MS" w:hAnsi="Arial Unicode MS" w:cs="Arial Unicode MS"/>
            </w:rPr>
            <w:t>☐</w:t>
          </w:r>
        </w:sdtContent>
      </w:sdt>
      <w:r>
        <w:t xml:space="preserve">N    </w:t>
      </w:r>
    </w:p>
    <w:tbl>
      <w:tblPr>
        <w:tblStyle w:val="20"/>
        <w:tblpPr w:leftFromText="180" w:rightFromText="180" w:vertAnchor="text" w:tblpX="-185" w:tblpY="1"/>
        <w:tblW w:w="1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0"/>
        <w:gridCol w:w="9007"/>
        <w:gridCol w:w="2013"/>
      </w:tblGrid>
      <w:tr w:rsidR="00F430DB" w14:paraId="5B47F106" w14:textId="77777777">
        <w:trPr>
          <w:trHeight w:val="300"/>
        </w:trPr>
        <w:tc>
          <w:tcPr>
            <w:tcW w:w="500" w:type="dxa"/>
            <w:vMerge w:val="restart"/>
            <w:tcBorders>
              <w:top w:val="single" w:sz="8" w:space="0" w:color="000000"/>
              <w:left w:val="single" w:sz="4" w:space="0" w:color="000000"/>
              <w:right w:val="single" w:sz="4" w:space="0" w:color="000000"/>
            </w:tcBorders>
            <w:shd w:val="clear" w:color="auto" w:fill="DEEBF6"/>
          </w:tcPr>
          <w:p w14:paraId="0000004F" w14:textId="77777777" w:rsidR="00F430DB" w:rsidRDefault="00F430DB">
            <w:pPr>
              <w:spacing w:line="240" w:lineRule="auto"/>
              <w:jc w:val="center"/>
              <w:rPr>
                <w:b/>
                <w:sz w:val="28"/>
                <w:szCs w:val="28"/>
              </w:rPr>
            </w:pPr>
          </w:p>
        </w:tc>
        <w:tc>
          <w:tcPr>
            <w:tcW w:w="11020" w:type="dxa"/>
            <w:gridSpan w:val="2"/>
            <w:tcBorders>
              <w:top w:val="single" w:sz="8" w:space="0" w:color="000000"/>
              <w:left w:val="single" w:sz="4" w:space="0" w:color="000000"/>
              <w:bottom w:val="single" w:sz="4" w:space="0" w:color="000000"/>
              <w:right w:val="single" w:sz="4" w:space="0" w:color="000000"/>
            </w:tcBorders>
            <w:shd w:val="clear" w:color="auto" w:fill="auto"/>
            <w:vAlign w:val="center"/>
          </w:tcPr>
          <w:p w14:paraId="00000050" w14:textId="77777777" w:rsidR="00F430DB" w:rsidRDefault="001877EC">
            <w:pPr>
              <w:spacing w:after="80" w:line="240" w:lineRule="auto"/>
              <w:jc w:val="right"/>
              <w:rPr>
                <w:b/>
                <w:sz w:val="18"/>
                <w:szCs w:val="18"/>
              </w:rPr>
            </w:pPr>
            <w:r>
              <w:rPr>
                <w:b/>
              </w:rPr>
              <w:t xml:space="preserve">PRIOR IMMIGRATION ENCOUNTERS </w:t>
            </w:r>
            <w:r>
              <w:rPr>
                <w:b/>
                <w:sz w:val="18"/>
                <w:szCs w:val="18"/>
              </w:rPr>
              <w:t xml:space="preserve">                                                                                                                              *IDK = does not remember* </w:t>
            </w:r>
          </w:p>
        </w:tc>
      </w:tr>
      <w:tr w:rsidR="00F430DB" w14:paraId="71F65E53"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2" w14:textId="77777777" w:rsidR="00F430DB" w:rsidRDefault="00F430DB">
            <w:pPr>
              <w:widowControl w:val="0"/>
              <w:pBdr>
                <w:top w:val="nil"/>
                <w:left w:val="nil"/>
                <w:bottom w:val="nil"/>
                <w:right w:val="nil"/>
                <w:between w:val="nil"/>
              </w:pBdr>
              <w:spacing w:after="0"/>
              <w:rPr>
                <w:b/>
                <w:sz w:val="18"/>
                <w:szCs w:val="18"/>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3" w14:textId="77777777" w:rsidR="00F430DB" w:rsidRDefault="001877EC">
            <w:pPr>
              <w:spacing w:after="0" w:line="240" w:lineRule="auto"/>
              <w:rPr>
                <w:i/>
                <w:sz w:val="20"/>
                <w:szCs w:val="20"/>
              </w:rPr>
            </w:pPr>
            <w:r>
              <w:t>Did you leave your country with a visa or exit permit?</w:t>
            </w:r>
          </w:p>
        </w:tc>
        <w:bookmarkStart w:id="5" w:name="_heading=h.30j0zll" w:colFirst="0" w:colLast="0"/>
        <w:bookmarkEnd w:id="5"/>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4" w14:textId="615AC5F6" w:rsidR="00F430DB" w:rsidRDefault="001877EC" w:rsidP="005052A7">
            <w:pPr>
              <w:spacing w:after="0" w:line="240" w:lineRule="auto"/>
            </w:pPr>
            <w:sdt>
              <w:sdtPr>
                <w:tag w:val="goog_rdk_12"/>
                <w:id w:val="-77220006"/>
              </w:sdtPr>
              <w:sdtContent>
                <w:proofErr w:type="gramStart"/>
                <w:r w:rsidR="005052A7">
                  <w:t xml:space="preserve">{{ </w:t>
                </w:r>
                <w:proofErr w:type="spellStart"/>
                <w:r w:rsidR="005052A7">
                  <w:t>output</w:t>
                </w:r>
                <w:proofErr w:type="gramEnd"/>
                <w:r w:rsidR="005052A7">
                  <w:t>_checkbox</w:t>
                </w:r>
                <w:proofErr w:type="spellEnd"/>
                <w:r w:rsidR="005052A7">
                  <w:t>(</w:t>
                </w:r>
                <w:r w:rsidR="005052A7" w:rsidRPr="00B634CD">
                  <w:t>users[</w:t>
                </w:r>
                <w:proofErr w:type="spellStart"/>
                <w:r w:rsidR="005052A7" w:rsidRPr="00B634CD">
                  <w:t>i</w:t>
                </w:r>
                <w:proofErr w:type="spellEnd"/>
                <w:r w:rsidR="005052A7" w:rsidRPr="00B634CD">
                  <w:t>].</w:t>
                </w:r>
                <w:r w:rsidR="005052A7" w:rsidRPr="005052A7">
                  <w:t xml:space="preserve">immigration_1a_yes </w:t>
                </w:r>
                <w:r w:rsidR="005052A7">
                  <w:t xml:space="preserve">) }} </w:t>
                </w:r>
              </w:sdtContent>
            </w:sdt>
            <w:r w:rsidR="005052A7">
              <w:t xml:space="preserve">Yes  </w:t>
            </w:r>
            <w:sdt>
              <w:sdtPr>
                <w:tag w:val="goog_rdk_12"/>
                <w:id w:val="2014414167"/>
              </w:sdtPr>
              <w:sdtContent>
                <w:r w:rsidR="005052A7">
                  <w:t xml:space="preserve">{{ </w:t>
                </w:r>
                <w:proofErr w:type="spellStart"/>
                <w:r w:rsidR="005052A7">
                  <w:t>output_checkbox</w:t>
                </w:r>
                <w:proofErr w:type="spellEnd"/>
                <w:r w:rsidR="005052A7">
                  <w:t xml:space="preserve">(not </w:t>
                </w:r>
                <w:r w:rsidR="005052A7" w:rsidRPr="00B634CD">
                  <w:t>users[</w:t>
                </w:r>
                <w:proofErr w:type="spellStart"/>
                <w:r w:rsidR="005052A7" w:rsidRPr="00B634CD">
                  <w:t>i</w:t>
                </w:r>
                <w:proofErr w:type="spellEnd"/>
                <w:r w:rsidR="005052A7" w:rsidRPr="00B634CD">
                  <w:t>].</w:t>
                </w:r>
                <w:r w:rsidR="005052A7" w:rsidRPr="005052A7">
                  <w:t>immigration_1a_yes</w:t>
                </w:r>
                <w:r w:rsidR="000C1836">
                  <w:t>)</w:t>
                </w:r>
                <w:r w:rsidR="005052A7" w:rsidRPr="005052A7">
                  <w:t xml:space="preserve"> </w:t>
                </w:r>
                <w:r w:rsidR="00866A9E">
                  <w:t>}}</w:t>
                </w:r>
                <w:r w:rsidR="005052A7">
                  <w:t xml:space="preserve"> </w:t>
                </w:r>
                <w:r w:rsidR="00866A9E">
                  <w:t xml:space="preserve"> </w:t>
                </w:r>
              </w:sdtContent>
            </w:sdt>
            <w:r w:rsidR="005052A7">
              <w:t xml:space="preserve">No  </w:t>
            </w:r>
            <w:sdt>
              <w:sdtPr>
                <w:tag w:val="goog_rdk_12"/>
                <w:id w:val="1723631546"/>
              </w:sdtPr>
              <w:sdtContent>
                <w:r w:rsidR="005052A7">
                  <w:t xml:space="preserve">{{ </w:t>
                </w:r>
                <w:proofErr w:type="spellStart"/>
                <w:r w:rsidR="005052A7">
                  <w:t>output_checkbox</w:t>
                </w:r>
                <w:proofErr w:type="spellEnd"/>
                <w:r w:rsidR="005052A7">
                  <w:t>(</w:t>
                </w:r>
                <w:r w:rsidR="005052A7" w:rsidRPr="00B634CD">
                  <w:t>users[</w:t>
                </w:r>
                <w:proofErr w:type="spellStart"/>
                <w:r w:rsidR="005052A7" w:rsidRPr="00B634CD">
                  <w:t>i</w:t>
                </w:r>
                <w:proofErr w:type="spellEnd"/>
                <w:r w:rsidR="005052A7" w:rsidRPr="00B634CD">
                  <w:t>].</w:t>
                </w:r>
                <w:r w:rsidR="005052A7" w:rsidRPr="005052A7">
                  <w:t>immigration_1a_</w:t>
                </w:r>
                <w:r w:rsidR="005052A7">
                  <w:t>idk) }}</w:t>
                </w:r>
              </w:sdtContent>
            </w:sdt>
            <w:r w:rsidR="005052A7">
              <w:t xml:space="preserve"> IDK</w:t>
            </w:r>
          </w:p>
        </w:tc>
      </w:tr>
      <w:tr w:rsidR="00F430DB" w14:paraId="138D8C9E"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5"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6" w14:textId="77777777" w:rsidR="00F430DB" w:rsidRDefault="001877EC">
            <w:pPr>
              <w:spacing w:line="240" w:lineRule="auto"/>
            </w:pPr>
            <w:r>
              <w:t>Have you applied for a visa or immigration status in a country other than the United States?</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7" w14:textId="2651D643"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].immigration_1b_yes ) }} Yes  {{ </w:t>
            </w:r>
            <w:proofErr w:type="spellStart"/>
            <w:r w:rsidRPr="00B1458A">
              <w:t>output_checkbox</w:t>
            </w:r>
            <w:proofErr w:type="spellEnd"/>
            <w:r w:rsidRPr="00B1458A">
              <w:t>(not users[</w:t>
            </w:r>
            <w:proofErr w:type="spellStart"/>
            <w:r w:rsidRPr="00B1458A">
              <w:t>i</w:t>
            </w:r>
            <w:proofErr w:type="spellEnd"/>
            <w:r w:rsidRPr="00B1458A">
              <w:t xml:space="preserve">].immigration_1b_yes) }}  No  {{ </w:t>
            </w:r>
            <w:proofErr w:type="spellStart"/>
            <w:r w:rsidRPr="00B1458A">
              <w:lastRenderedPageBreak/>
              <w:t>output_checkbox</w:t>
            </w:r>
            <w:proofErr w:type="spellEnd"/>
            <w:r w:rsidRPr="00B1458A">
              <w:t>(users[</w:t>
            </w:r>
            <w:proofErr w:type="spellStart"/>
            <w:r w:rsidRPr="00B1458A">
              <w:t>i</w:t>
            </w:r>
            <w:proofErr w:type="spellEnd"/>
            <w:r w:rsidRPr="00B1458A">
              <w:t>].immigration_1b_idk) }} IDK</w:t>
            </w:r>
          </w:p>
        </w:tc>
      </w:tr>
      <w:tr w:rsidR="00F430DB" w14:paraId="3858439E"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58"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9" w14:textId="77777777" w:rsidR="00F430DB" w:rsidRDefault="001877EC">
            <w:pPr>
              <w:spacing w:after="0" w:line="240" w:lineRule="auto"/>
            </w:pPr>
            <w:r>
              <w:t xml:space="preserve">Have you ever helped anyone to enter the U.S. illegally? </w:t>
            </w:r>
          </w:p>
          <w:p w14:paraId="0000005A" w14:textId="77777777" w:rsidR="00F430DB" w:rsidRDefault="001877EC">
            <w:pPr>
              <w:spacing w:after="0" w:line="240" w:lineRule="auto"/>
            </w:pPr>
            <w:r>
              <w:rPr>
                <w:b/>
                <w:i/>
                <w:sz w:val="20"/>
                <w:szCs w:val="20"/>
              </w:rPr>
              <w:t>For example:</w:t>
            </w:r>
            <w:r>
              <w:rPr>
                <w:sz w:val="20"/>
                <w:szCs w:val="20"/>
              </w:rPr>
              <w:t xml:space="preserve"> </w:t>
            </w:r>
            <w:r>
              <w:rPr>
                <w:i/>
                <w:sz w:val="20"/>
                <w:szCs w:val="20"/>
              </w:rPr>
              <w:t>did your children enter with you? Or did you pay money to have someone bring them across?</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B" w14:textId="61842A26"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].immigration_1c_yes ) }} Yes  {{ </w:t>
            </w:r>
            <w:proofErr w:type="spellStart"/>
            <w:r w:rsidRPr="00B1458A">
              <w:t>output_checkbox</w:t>
            </w:r>
            <w:proofErr w:type="spellEnd"/>
            <w:r w:rsidRPr="00B1458A">
              <w:t>(not users[</w:t>
            </w:r>
            <w:proofErr w:type="spellStart"/>
            <w:r w:rsidRPr="00B1458A">
              <w:t>i</w:t>
            </w:r>
            <w:proofErr w:type="spellEnd"/>
            <w:r w:rsidRPr="00B1458A">
              <w:t xml:space="preserve">].immigration_1c_yes) }}  No  {{ </w:t>
            </w:r>
            <w:proofErr w:type="spellStart"/>
            <w:r w:rsidRPr="00B1458A">
              <w:t>output_checkbox</w:t>
            </w:r>
            <w:proofErr w:type="spellEnd"/>
            <w:r w:rsidRPr="00B1458A">
              <w:t>(users[</w:t>
            </w:r>
            <w:proofErr w:type="spellStart"/>
            <w:r w:rsidRPr="00B1458A">
              <w:t>i</w:t>
            </w:r>
            <w:proofErr w:type="spellEnd"/>
            <w:r w:rsidRPr="00B1458A">
              <w:t>].immigration_1c_idk) }} IDK</w:t>
            </w:r>
          </w:p>
        </w:tc>
      </w:tr>
      <w:tr w:rsidR="00F430DB" w14:paraId="2D26E369" w14:textId="77777777">
        <w:trPr>
          <w:trHeight w:val="575"/>
        </w:trPr>
        <w:tc>
          <w:tcPr>
            <w:tcW w:w="500" w:type="dxa"/>
            <w:vMerge/>
            <w:tcBorders>
              <w:top w:val="single" w:sz="8" w:space="0" w:color="000000"/>
              <w:left w:val="single" w:sz="4" w:space="0" w:color="000000"/>
              <w:right w:val="single" w:sz="4" w:space="0" w:color="000000"/>
            </w:tcBorders>
            <w:shd w:val="clear" w:color="auto" w:fill="DEEBF6"/>
          </w:tcPr>
          <w:p w14:paraId="0000005C"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D" w14:textId="77777777" w:rsidR="00F430DB" w:rsidRDefault="001877EC">
            <w:pPr>
              <w:spacing w:after="0" w:line="240" w:lineRule="auto"/>
            </w:pPr>
            <w:r>
              <w:t>Have you ever attempted or entered the U.S. with false or borrowed documents?</w:t>
            </w:r>
          </w:p>
          <w:p w14:paraId="0000005E" w14:textId="77777777" w:rsidR="00F430DB" w:rsidRDefault="001877EC">
            <w:pPr>
              <w:spacing w:after="0" w:line="240" w:lineRule="auto"/>
            </w:pPr>
            <w:r>
              <w:rPr>
                <w:b/>
                <w:i/>
                <w:sz w:val="20"/>
                <w:szCs w:val="20"/>
              </w:rPr>
              <w:t>For example:</w:t>
            </w:r>
            <w:r>
              <w:rPr>
                <w:sz w:val="20"/>
                <w:szCs w:val="20"/>
              </w:rPr>
              <w:t xml:space="preserve"> </w:t>
            </w:r>
            <w:r>
              <w:rPr>
                <w:i/>
                <w:sz w:val="20"/>
                <w:szCs w:val="20"/>
              </w:rPr>
              <w:t>a green card, visa, driver’s license, or birth certificate?</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F" w14:textId="67A5DFB6" w:rsidR="00F430DB" w:rsidRDefault="00B1458A" w:rsidP="00B1458A">
            <w:pPr>
              <w:spacing w:after="0" w:line="240" w:lineRule="auto"/>
            </w:pPr>
            <w:bookmarkStart w:id="6" w:name="_heading=h.1fob9te" w:colFirst="0" w:colLast="0"/>
            <w:bookmarkEnd w:id="6"/>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].immigration_1d_yes ) }} Yes  {{ </w:t>
            </w:r>
            <w:proofErr w:type="spellStart"/>
            <w:r w:rsidRPr="00B1458A">
              <w:t>output_checkbox</w:t>
            </w:r>
            <w:proofErr w:type="spellEnd"/>
            <w:r w:rsidRPr="00B1458A">
              <w:t>(not users[</w:t>
            </w:r>
            <w:proofErr w:type="spellStart"/>
            <w:r w:rsidRPr="00B1458A">
              <w:t>i</w:t>
            </w:r>
            <w:proofErr w:type="spellEnd"/>
            <w:r w:rsidRPr="00B1458A">
              <w:t xml:space="preserve">].immigration_1d_yes) }}  No  {{ </w:t>
            </w:r>
            <w:proofErr w:type="spellStart"/>
            <w:r w:rsidRPr="00B1458A">
              <w:t>output_checkbox</w:t>
            </w:r>
            <w:proofErr w:type="spellEnd"/>
            <w:r w:rsidRPr="00B1458A">
              <w:t>(users[</w:t>
            </w:r>
            <w:proofErr w:type="spellStart"/>
            <w:r w:rsidRPr="00B1458A">
              <w:t>i</w:t>
            </w:r>
            <w:proofErr w:type="spellEnd"/>
            <w:r w:rsidRPr="00B1458A">
              <w:t>].immigration_1d_idk) }} IDK</w:t>
            </w:r>
          </w:p>
        </w:tc>
      </w:tr>
      <w:tr w:rsidR="00F430DB" w14:paraId="47EEF2E9"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0"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1" w14:textId="77777777" w:rsidR="00F430DB" w:rsidRDefault="001877EC">
            <w:pPr>
              <w:spacing w:after="0" w:line="240" w:lineRule="auto"/>
            </w:pPr>
            <w:r>
              <w:t>Have you ever given an immigration officer a different name or date of birth?</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2" w14:textId="071910CB" w:rsidR="00F430DB" w:rsidRDefault="00B1458A" w:rsidP="00B1458A">
            <w:pPr>
              <w:spacing w:after="0" w:line="240" w:lineRule="auto"/>
            </w:pPr>
            <w:bookmarkStart w:id="7" w:name="_heading=h.3znysh7" w:colFirst="0" w:colLast="0"/>
            <w:bookmarkEnd w:id="7"/>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].immigration_1e_yes ) }} Yes  {{ </w:t>
            </w:r>
            <w:proofErr w:type="spellStart"/>
            <w:r w:rsidRPr="00B1458A">
              <w:t>output_checkbox</w:t>
            </w:r>
            <w:proofErr w:type="spellEnd"/>
            <w:r w:rsidRPr="00B1458A">
              <w:t>(not users[</w:t>
            </w:r>
            <w:proofErr w:type="spellStart"/>
            <w:r w:rsidRPr="00B1458A">
              <w:t>i</w:t>
            </w:r>
            <w:proofErr w:type="spellEnd"/>
            <w:r w:rsidRPr="00B1458A">
              <w:t xml:space="preserve">].immigration_1e_yes) }}  No  {{ </w:t>
            </w:r>
            <w:proofErr w:type="spellStart"/>
            <w:r w:rsidRPr="00B1458A">
              <w:t>output_checkbox</w:t>
            </w:r>
            <w:proofErr w:type="spellEnd"/>
            <w:r w:rsidRPr="00B1458A">
              <w:t>(users[</w:t>
            </w:r>
            <w:proofErr w:type="spellStart"/>
            <w:r w:rsidRPr="00B1458A">
              <w:t>i</w:t>
            </w:r>
            <w:proofErr w:type="spellEnd"/>
            <w:r w:rsidRPr="00B1458A">
              <w:t>].immigration_1e_idk) }} ID</w:t>
            </w:r>
            <w:r>
              <w:t>K</w:t>
            </w:r>
          </w:p>
        </w:tc>
      </w:tr>
      <w:tr w:rsidR="00F430DB" w14:paraId="34E99E3A"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3"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4" w14:textId="77777777" w:rsidR="00F430DB" w:rsidRDefault="001877EC">
            <w:pPr>
              <w:spacing w:after="0" w:line="240" w:lineRule="auto"/>
            </w:pPr>
            <w:r>
              <w:t xml:space="preserve">Did an officer take your picture?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5" w14:textId="449606A2" w:rsidR="00F430DB" w:rsidRDefault="00B1458A" w:rsidP="00B1458A">
            <w:pPr>
              <w:spacing w:after="0" w:line="240" w:lineRule="auto"/>
            </w:pPr>
            <w:bookmarkStart w:id="8" w:name="_heading=h.2et92p0" w:colFirst="0" w:colLast="0"/>
            <w:bookmarkEnd w:id="8"/>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].immigration_1f_yes ) }} Yes  {{ </w:t>
            </w:r>
            <w:proofErr w:type="spellStart"/>
            <w:r w:rsidRPr="00B1458A">
              <w:t>output_checkbox</w:t>
            </w:r>
            <w:proofErr w:type="spellEnd"/>
            <w:r w:rsidRPr="00B1458A">
              <w:t>(not users[</w:t>
            </w:r>
            <w:proofErr w:type="spellStart"/>
            <w:r w:rsidRPr="00B1458A">
              <w:t>i</w:t>
            </w:r>
            <w:proofErr w:type="spellEnd"/>
            <w:r w:rsidRPr="00B1458A">
              <w:t xml:space="preserve">].immigration_1f_yes) }}  No  {{ </w:t>
            </w:r>
            <w:proofErr w:type="spellStart"/>
            <w:r w:rsidRPr="00B1458A">
              <w:t>output_checkbox</w:t>
            </w:r>
            <w:proofErr w:type="spellEnd"/>
            <w:r w:rsidRPr="00B1458A">
              <w:t>(users[</w:t>
            </w:r>
            <w:proofErr w:type="spellStart"/>
            <w:r w:rsidRPr="00B1458A">
              <w:t>i</w:t>
            </w:r>
            <w:proofErr w:type="spellEnd"/>
            <w:r w:rsidRPr="00B1458A">
              <w:t>].immigration_1f_idk) }} IDK</w:t>
            </w:r>
          </w:p>
        </w:tc>
      </w:tr>
      <w:tr w:rsidR="00F430DB" w14:paraId="0167D8C9"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6"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7" w14:textId="77777777" w:rsidR="00F430DB" w:rsidRDefault="001877EC">
            <w:pPr>
              <w:spacing w:after="0" w:line="240" w:lineRule="auto"/>
            </w:pPr>
            <w:r>
              <w:t xml:space="preserve">Did an officer take your fingerprints?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8" w14:textId="774C48E9" w:rsidR="00F430DB" w:rsidRDefault="00B1458A" w:rsidP="00B1458A">
            <w:pPr>
              <w:spacing w:after="0" w:line="240" w:lineRule="auto"/>
            </w:pPr>
            <w:bookmarkStart w:id="9" w:name="_heading=h.tyjcwt" w:colFirst="0" w:colLast="0"/>
            <w:bookmarkEnd w:id="9"/>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].immigration_1g_yes ) }} Yes  {{ </w:t>
            </w:r>
            <w:proofErr w:type="spellStart"/>
            <w:r w:rsidRPr="00B1458A">
              <w:t>output_checkbox</w:t>
            </w:r>
            <w:proofErr w:type="spellEnd"/>
            <w:r w:rsidRPr="00B1458A">
              <w:t>(not users[</w:t>
            </w:r>
            <w:proofErr w:type="spellStart"/>
            <w:r w:rsidRPr="00B1458A">
              <w:t>i</w:t>
            </w:r>
            <w:proofErr w:type="spellEnd"/>
            <w:r w:rsidRPr="00B1458A">
              <w:t xml:space="preserve">].immigration_1g_yes) }}  No  {{ </w:t>
            </w:r>
            <w:proofErr w:type="spellStart"/>
            <w:r w:rsidRPr="00B1458A">
              <w:lastRenderedPageBreak/>
              <w:t>output_checkbox</w:t>
            </w:r>
            <w:proofErr w:type="spellEnd"/>
            <w:r w:rsidRPr="00B1458A">
              <w:t>(users[</w:t>
            </w:r>
            <w:proofErr w:type="spellStart"/>
            <w:r w:rsidRPr="00B1458A">
              <w:t>i</w:t>
            </w:r>
            <w:proofErr w:type="spellEnd"/>
            <w:r w:rsidRPr="00B1458A">
              <w:t>].immigration_1g_idk) }} IDK</w:t>
            </w:r>
          </w:p>
        </w:tc>
      </w:tr>
      <w:tr w:rsidR="00F430DB" w14:paraId="07F455F7"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9"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A" w14:textId="77777777" w:rsidR="00F430DB" w:rsidRDefault="001877EC">
            <w:pPr>
              <w:spacing w:after="0" w:line="240" w:lineRule="auto"/>
            </w:pPr>
            <w:r>
              <w:t xml:space="preserve">Did you sign any documents?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B" w14:textId="0F613734" w:rsidR="00F430DB" w:rsidRDefault="00B1458A" w:rsidP="00B1458A">
            <w:pPr>
              <w:spacing w:after="0" w:line="240" w:lineRule="auto"/>
            </w:pPr>
            <w:bookmarkStart w:id="10" w:name="_heading=h.3dy6vkm" w:colFirst="0" w:colLast="0"/>
            <w:bookmarkEnd w:id="10"/>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].immigration_1h_yes ) }} Yes  {{ </w:t>
            </w:r>
            <w:proofErr w:type="spellStart"/>
            <w:r w:rsidRPr="00B1458A">
              <w:t>output_checkbox</w:t>
            </w:r>
            <w:proofErr w:type="spellEnd"/>
            <w:r w:rsidRPr="00B1458A">
              <w:t>(not users[</w:t>
            </w:r>
            <w:proofErr w:type="spellStart"/>
            <w:r w:rsidRPr="00B1458A">
              <w:t>i</w:t>
            </w:r>
            <w:proofErr w:type="spellEnd"/>
            <w:r w:rsidRPr="00B1458A">
              <w:t xml:space="preserve">].immigration_1h_yes) }}  No  {{ </w:t>
            </w:r>
            <w:proofErr w:type="spellStart"/>
            <w:r w:rsidRPr="00B1458A">
              <w:t>output_checkbox</w:t>
            </w:r>
            <w:proofErr w:type="spellEnd"/>
            <w:r w:rsidRPr="00B1458A">
              <w:t>(users[</w:t>
            </w:r>
            <w:proofErr w:type="spellStart"/>
            <w:r w:rsidRPr="00B1458A">
              <w:t>i</w:t>
            </w:r>
            <w:proofErr w:type="spellEnd"/>
            <w:r w:rsidRPr="00B1458A">
              <w:t>].immigration_1h_idk) }} IDK</w:t>
            </w:r>
          </w:p>
        </w:tc>
      </w:tr>
      <w:tr w:rsidR="00F430DB" w14:paraId="43928806"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C"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D" w14:textId="77777777" w:rsidR="00F430DB" w:rsidRDefault="001877EC">
            <w:pPr>
              <w:spacing w:after="0" w:line="240" w:lineRule="auto"/>
            </w:pPr>
            <w:r>
              <w:t xml:space="preserve">Were you told that you were being removed or deported?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6E" w14:textId="436B8885" w:rsidR="00F430DB" w:rsidRDefault="00B1458A" w:rsidP="00B1458A">
            <w:pPr>
              <w:spacing w:after="0" w:line="240" w:lineRule="auto"/>
            </w:pPr>
            <w:bookmarkStart w:id="11" w:name="_heading=h.1t3h5sf" w:colFirst="0" w:colLast="0"/>
            <w:bookmarkEnd w:id="11"/>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].immigration_1i_yes ) }} Yes  {{ </w:t>
            </w:r>
            <w:proofErr w:type="spellStart"/>
            <w:r w:rsidRPr="00B1458A">
              <w:t>output_checkbox</w:t>
            </w:r>
            <w:proofErr w:type="spellEnd"/>
            <w:r w:rsidRPr="00B1458A">
              <w:t>(not users[</w:t>
            </w:r>
            <w:proofErr w:type="spellStart"/>
            <w:r w:rsidRPr="00B1458A">
              <w:t>i</w:t>
            </w:r>
            <w:proofErr w:type="spellEnd"/>
            <w:r w:rsidRPr="00B1458A">
              <w:t xml:space="preserve">].immigration_1i_yes) }}  No  {{ </w:t>
            </w:r>
            <w:proofErr w:type="spellStart"/>
            <w:r w:rsidRPr="00B1458A">
              <w:t>output_checkbox</w:t>
            </w:r>
            <w:proofErr w:type="spellEnd"/>
            <w:r w:rsidRPr="00B1458A">
              <w:t>(users[</w:t>
            </w:r>
            <w:proofErr w:type="spellStart"/>
            <w:r w:rsidRPr="00B1458A">
              <w:t>i</w:t>
            </w:r>
            <w:proofErr w:type="spellEnd"/>
            <w:r w:rsidRPr="00B1458A">
              <w:t>].immigration_1i_idk) }} IDK</w:t>
            </w:r>
          </w:p>
        </w:tc>
      </w:tr>
      <w:tr w:rsidR="00F430DB" w14:paraId="6779225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6F"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0" w14:textId="77777777" w:rsidR="00F430DB" w:rsidRDefault="001877EC">
            <w:pPr>
              <w:spacing w:after="0" w:line="240" w:lineRule="auto"/>
            </w:pPr>
            <w:r>
              <w:t xml:space="preserve">Were you told that you could not come back for 3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1" w14:textId="32997007" w:rsidR="00F430DB" w:rsidRDefault="00B1458A" w:rsidP="00B1458A">
            <w:pPr>
              <w:spacing w:after="0" w:line="240" w:lineRule="auto"/>
            </w:pPr>
            <w:bookmarkStart w:id="12" w:name="_heading=h.4d34og8" w:colFirst="0" w:colLast="0"/>
            <w:bookmarkEnd w:id="12"/>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].immigration_1j_yes ) }} Yes  {{ </w:t>
            </w:r>
            <w:proofErr w:type="spellStart"/>
            <w:r w:rsidRPr="00B1458A">
              <w:t>output_checkbox</w:t>
            </w:r>
            <w:proofErr w:type="spellEnd"/>
            <w:r w:rsidRPr="00B1458A">
              <w:t>(not users[</w:t>
            </w:r>
            <w:proofErr w:type="spellStart"/>
            <w:r w:rsidRPr="00B1458A">
              <w:t>i</w:t>
            </w:r>
            <w:proofErr w:type="spellEnd"/>
            <w:r w:rsidRPr="00B1458A">
              <w:t xml:space="preserve">].immigration_1j_yes) }}  No  {{ </w:t>
            </w:r>
            <w:proofErr w:type="spellStart"/>
            <w:r w:rsidRPr="00B1458A">
              <w:t>output_checkbox</w:t>
            </w:r>
            <w:proofErr w:type="spellEnd"/>
            <w:r w:rsidRPr="00B1458A">
              <w:t>(users[</w:t>
            </w:r>
            <w:proofErr w:type="spellStart"/>
            <w:r w:rsidRPr="00B1458A">
              <w:t>i</w:t>
            </w:r>
            <w:proofErr w:type="spellEnd"/>
            <w:r w:rsidRPr="00B1458A">
              <w:t>].immigration_1j_idk) }} IDK</w:t>
            </w:r>
          </w:p>
        </w:tc>
      </w:tr>
      <w:tr w:rsidR="00F430DB" w14:paraId="2D281337"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2"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3" w14:textId="77777777" w:rsidR="00F430DB" w:rsidRDefault="001877EC">
            <w:pPr>
              <w:spacing w:after="0" w:line="240" w:lineRule="auto"/>
            </w:pPr>
            <w:r>
              <w:t xml:space="preserve">Were you told that you could not come back for 5 years?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4" w14:textId="06EFA4FF" w:rsidR="00F430DB" w:rsidRDefault="00B1458A" w:rsidP="00B1458A">
            <w:pPr>
              <w:spacing w:after="0" w:line="240" w:lineRule="auto"/>
            </w:pPr>
            <w:bookmarkStart w:id="13" w:name="_heading=h.2s8eyo1" w:colFirst="0" w:colLast="0"/>
            <w:bookmarkEnd w:id="13"/>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].immigration_1k_yes ) }} Yes  {{ </w:t>
            </w:r>
            <w:proofErr w:type="spellStart"/>
            <w:r w:rsidRPr="00B1458A">
              <w:t>output_checkbox</w:t>
            </w:r>
            <w:proofErr w:type="spellEnd"/>
            <w:r w:rsidRPr="00B1458A">
              <w:t>(not users[</w:t>
            </w:r>
            <w:proofErr w:type="spellStart"/>
            <w:r w:rsidRPr="00B1458A">
              <w:t>i</w:t>
            </w:r>
            <w:proofErr w:type="spellEnd"/>
            <w:r w:rsidRPr="00B1458A">
              <w:t xml:space="preserve">].immigration_1k_yes) }}  No  {{ </w:t>
            </w:r>
            <w:proofErr w:type="spellStart"/>
            <w:r w:rsidRPr="00B1458A">
              <w:t>output_checkbox</w:t>
            </w:r>
            <w:proofErr w:type="spellEnd"/>
            <w:r w:rsidRPr="00B1458A">
              <w:t>(users[</w:t>
            </w:r>
            <w:proofErr w:type="spellStart"/>
            <w:r w:rsidRPr="00B1458A">
              <w:t>i</w:t>
            </w:r>
            <w:proofErr w:type="spellEnd"/>
            <w:r w:rsidRPr="00B1458A">
              <w:t>].immigration_1k_idk) }} IDK</w:t>
            </w:r>
          </w:p>
        </w:tc>
      </w:tr>
      <w:tr w:rsidR="00F430DB" w14:paraId="7575FF1E"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5"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6" w14:textId="77777777" w:rsidR="00F430DB" w:rsidRDefault="001877EC">
            <w:pPr>
              <w:spacing w:after="0" w:line="240" w:lineRule="auto"/>
            </w:pPr>
            <w:r>
              <w:t xml:space="preserve">Were you asked if you feared returning to your home country?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7" w14:textId="61C2BD93" w:rsidR="00F430DB" w:rsidRDefault="00B1458A" w:rsidP="00B1458A">
            <w:pPr>
              <w:spacing w:after="0" w:line="240" w:lineRule="auto"/>
            </w:pPr>
            <w:bookmarkStart w:id="14" w:name="_heading=h.17dp8vu" w:colFirst="0" w:colLast="0"/>
            <w:bookmarkEnd w:id="14"/>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].immigration_1l_yes ) }} Yes  {{ </w:t>
            </w:r>
            <w:proofErr w:type="spellStart"/>
            <w:r w:rsidRPr="00B1458A">
              <w:t>output_checkbox</w:t>
            </w:r>
            <w:proofErr w:type="spellEnd"/>
            <w:r w:rsidRPr="00B1458A">
              <w:t>(not users[</w:t>
            </w:r>
            <w:proofErr w:type="spellStart"/>
            <w:r w:rsidRPr="00B1458A">
              <w:t>i</w:t>
            </w:r>
            <w:proofErr w:type="spellEnd"/>
            <w:r w:rsidRPr="00B1458A">
              <w:t xml:space="preserve">].immigration_1l_yes) }}  No  {{ </w:t>
            </w:r>
            <w:proofErr w:type="spellStart"/>
            <w:r w:rsidRPr="00B1458A">
              <w:lastRenderedPageBreak/>
              <w:t>output_checkbox</w:t>
            </w:r>
            <w:proofErr w:type="spellEnd"/>
            <w:r w:rsidRPr="00B1458A">
              <w:t>(users[</w:t>
            </w:r>
            <w:proofErr w:type="spellStart"/>
            <w:r w:rsidRPr="00B1458A">
              <w:t>i</w:t>
            </w:r>
            <w:proofErr w:type="spellEnd"/>
            <w:r w:rsidRPr="00B1458A">
              <w:t>].immigration_1l_idk) }} IDK</w:t>
            </w:r>
          </w:p>
        </w:tc>
      </w:tr>
      <w:tr w:rsidR="00F430DB" w14:paraId="4AC90F71"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8"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9" w14:textId="77777777" w:rsidR="00F430DB" w:rsidRDefault="001877EC">
            <w:pPr>
              <w:spacing w:after="0" w:line="240" w:lineRule="auto"/>
            </w:pPr>
            <w:r>
              <w:t xml:space="preserve">At any moment during your encounter, did you request asylum?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A" w14:textId="5040D1F0" w:rsidR="00F430DB" w:rsidRDefault="00B1458A" w:rsidP="00B1458A">
            <w:pPr>
              <w:spacing w:after="0" w:line="240" w:lineRule="auto"/>
            </w:pPr>
            <w:bookmarkStart w:id="15" w:name="_heading=h.3rdcrjn" w:colFirst="0" w:colLast="0"/>
            <w:bookmarkEnd w:id="15"/>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].immigration_1m_yes ) }} Yes  {{ </w:t>
            </w:r>
            <w:proofErr w:type="spellStart"/>
            <w:r w:rsidRPr="00B1458A">
              <w:t>output_checkbox</w:t>
            </w:r>
            <w:proofErr w:type="spellEnd"/>
            <w:r w:rsidRPr="00B1458A">
              <w:t>(not users[</w:t>
            </w:r>
            <w:proofErr w:type="spellStart"/>
            <w:r w:rsidRPr="00B1458A">
              <w:t>i</w:t>
            </w:r>
            <w:proofErr w:type="spellEnd"/>
            <w:r w:rsidRPr="00B1458A">
              <w:t xml:space="preserve">].immigration_1m_yes) }}  No  {{ </w:t>
            </w:r>
            <w:proofErr w:type="spellStart"/>
            <w:r w:rsidRPr="00B1458A">
              <w:t>output_checkbox</w:t>
            </w:r>
            <w:proofErr w:type="spellEnd"/>
            <w:r w:rsidRPr="00B1458A">
              <w:t>(users[</w:t>
            </w:r>
            <w:proofErr w:type="spellStart"/>
            <w:r w:rsidRPr="00B1458A">
              <w:t>i</w:t>
            </w:r>
            <w:proofErr w:type="spellEnd"/>
            <w:r w:rsidRPr="00B1458A">
              <w:t>].immigration_1m_idk) }} IDK</w:t>
            </w:r>
          </w:p>
        </w:tc>
      </w:tr>
      <w:tr w:rsidR="00F430DB" w14:paraId="1E625179"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B"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C" w14:textId="77777777" w:rsidR="00F430DB" w:rsidRDefault="001877EC">
            <w:pPr>
              <w:spacing w:after="0" w:line="240" w:lineRule="auto"/>
            </w:pPr>
            <w:r>
              <w:t xml:space="preserve">Were you given any documents ordering you to appear before an immigration judge?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D" w14:textId="16C2F515" w:rsidR="00F430DB" w:rsidRDefault="00B1458A" w:rsidP="00B1458A">
            <w:pPr>
              <w:spacing w:after="0" w:line="240" w:lineRule="auto"/>
            </w:pPr>
            <w:bookmarkStart w:id="16" w:name="_heading=h.26in1rg" w:colFirst="0" w:colLast="0"/>
            <w:bookmarkEnd w:id="16"/>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].immigration_1n_yes ) }} Yes  {{ </w:t>
            </w:r>
            <w:proofErr w:type="spellStart"/>
            <w:r w:rsidRPr="00B1458A">
              <w:t>output_checkbox</w:t>
            </w:r>
            <w:proofErr w:type="spellEnd"/>
            <w:r w:rsidRPr="00B1458A">
              <w:t>(not users[</w:t>
            </w:r>
            <w:proofErr w:type="spellStart"/>
            <w:r w:rsidRPr="00B1458A">
              <w:t>i</w:t>
            </w:r>
            <w:proofErr w:type="spellEnd"/>
            <w:r w:rsidRPr="00B1458A">
              <w:t xml:space="preserve">].immigration_1n_yes) }}  No  {{ </w:t>
            </w:r>
            <w:proofErr w:type="spellStart"/>
            <w:r w:rsidRPr="00B1458A">
              <w:t>output_checkbox</w:t>
            </w:r>
            <w:proofErr w:type="spellEnd"/>
            <w:r w:rsidRPr="00B1458A">
              <w:t>(users[</w:t>
            </w:r>
            <w:proofErr w:type="spellStart"/>
            <w:r w:rsidRPr="00B1458A">
              <w:t>i</w:t>
            </w:r>
            <w:proofErr w:type="spellEnd"/>
            <w:r w:rsidRPr="00B1458A">
              <w:t>].immigration_1n_idk) }} IDK</w:t>
            </w:r>
          </w:p>
        </w:tc>
      </w:tr>
      <w:tr w:rsidR="00F430DB" w14:paraId="3CDC4641"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7E"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7F" w14:textId="77777777" w:rsidR="00F430DB" w:rsidRDefault="001877EC">
            <w:pPr>
              <w:spacing w:after="0" w:line="240" w:lineRule="auto"/>
            </w:pPr>
            <w:r>
              <w:t xml:space="preserve">Do you have copies of any paperwork or documents you were given while detained?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0" w14:textId="5268BA61" w:rsidR="00F430DB" w:rsidRDefault="00B1458A" w:rsidP="00B1458A">
            <w:pPr>
              <w:spacing w:after="0" w:line="240" w:lineRule="auto"/>
            </w:pPr>
            <w:bookmarkStart w:id="17" w:name="_heading=h.lnxbz9" w:colFirst="0" w:colLast="0"/>
            <w:bookmarkEnd w:id="17"/>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].immigration_1o_yes ) }} Yes  {{ </w:t>
            </w:r>
            <w:proofErr w:type="spellStart"/>
            <w:r w:rsidRPr="00B1458A">
              <w:t>output_checkbox</w:t>
            </w:r>
            <w:proofErr w:type="spellEnd"/>
            <w:r w:rsidRPr="00B1458A">
              <w:t>(not users[</w:t>
            </w:r>
            <w:proofErr w:type="spellStart"/>
            <w:r w:rsidRPr="00B1458A">
              <w:t>i</w:t>
            </w:r>
            <w:proofErr w:type="spellEnd"/>
            <w:r w:rsidRPr="00B1458A">
              <w:t xml:space="preserve">].immigration_1o_yes) }}  No  {{ </w:t>
            </w:r>
            <w:proofErr w:type="spellStart"/>
            <w:r w:rsidRPr="00B1458A">
              <w:t>output_checkbox</w:t>
            </w:r>
            <w:proofErr w:type="spellEnd"/>
            <w:r w:rsidRPr="00B1458A">
              <w:t>(users[</w:t>
            </w:r>
            <w:proofErr w:type="spellStart"/>
            <w:r w:rsidRPr="00B1458A">
              <w:t>i</w:t>
            </w:r>
            <w:proofErr w:type="spellEnd"/>
            <w:r w:rsidRPr="00B1458A">
              <w:t>].immigration_1o_idk) }} IDK</w:t>
            </w:r>
          </w:p>
        </w:tc>
      </w:tr>
      <w:tr w:rsidR="00F430DB" w14:paraId="69800766"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1"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2" w14:textId="77777777" w:rsidR="00F430DB" w:rsidRDefault="001877EC">
            <w:pPr>
              <w:spacing w:line="240" w:lineRule="auto"/>
            </w:pPr>
            <w:r>
              <w:t>Did you enter the United States as a minor (under 18 years old?)</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3" w14:textId="5BEA9BD2"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].immigration_1p_yes ) }} Yes  {{ </w:t>
            </w:r>
            <w:proofErr w:type="spellStart"/>
            <w:r w:rsidRPr="00B1458A">
              <w:t>output_checkbox</w:t>
            </w:r>
            <w:proofErr w:type="spellEnd"/>
            <w:r w:rsidRPr="00B1458A">
              <w:t>(not users[</w:t>
            </w:r>
            <w:proofErr w:type="spellStart"/>
            <w:r w:rsidRPr="00B1458A">
              <w:t>i</w:t>
            </w:r>
            <w:proofErr w:type="spellEnd"/>
            <w:r w:rsidRPr="00B1458A">
              <w:t xml:space="preserve">].immigration_1p_yes) }}  No  {{ </w:t>
            </w:r>
            <w:proofErr w:type="spellStart"/>
            <w:r w:rsidRPr="00B1458A">
              <w:t>output_checkbox</w:t>
            </w:r>
            <w:proofErr w:type="spellEnd"/>
            <w:r w:rsidRPr="00B1458A">
              <w:t>(users[</w:t>
            </w:r>
            <w:proofErr w:type="spellStart"/>
            <w:r w:rsidRPr="00B1458A">
              <w:t>i</w:t>
            </w:r>
            <w:proofErr w:type="spellEnd"/>
            <w:r w:rsidRPr="00B1458A">
              <w:t>].immigration_1p_idk) }} IDK</w:t>
            </w:r>
          </w:p>
        </w:tc>
      </w:tr>
      <w:tr w:rsidR="00F430DB" w14:paraId="6FA8C173"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4"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5" w14:textId="77777777" w:rsidR="00F430DB" w:rsidRDefault="001877EC">
            <w:pPr>
              <w:spacing w:line="240" w:lineRule="auto"/>
            </w:pPr>
            <w:r>
              <w:t>If yes, were you designated an unaccompanied minor (UAC) by ORR? (If unsure: did you spend time in a children’s shelter? Review documents to confirm).</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87" w14:textId="265D1490" w:rsidR="00F430DB" w:rsidRDefault="00B1458A" w:rsidP="00B1458A">
            <w:pPr>
              <w:spacing w:after="0" w:line="240" w:lineRule="auto"/>
            </w:pPr>
            <w:proofErr w:type="gramStart"/>
            <w:r w:rsidRPr="00B1458A">
              <w:t xml:space="preserve">{{ </w:t>
            </w:r>
            <w:proofErr w:type="spellStart"/>
            <w:r w:rsidRPr="00B1458A">
              <w:t>output</w:t>
            </w:r>
            <w:proofErr w:type="gramEnd"/>
            <w:r w:rsidRPr="00B1458A">
              <w:t>_checkbox</w:t>
            </w:r>
            <w:proofErr w:type="spellEnd"/>
            <w:r w:rsidRPr="00B1458A">
              <w:t>(users[</w:t>
            </w:r>
            <w:proofErr w:type="spellStart"/>
            <w:r w:rsidRPr="00B1458A">
              <w:t>i</w:t>
            </w:r>
            <w:proofErr w:type="spellEnd"/>
            <w:r w:rsidRPr="00B1458A">
              <w:t xml:space="preserve">].immigration_1q_yes ) }} Yes  {{ </w:t>
            </w:r>
            <w:proofErr w:type="spellStart"/>
            <w:r w:rsidRPr="00B1458A">
              <w:t>output_checkbox</w:t>
            </w:r>
            <w:proofErr w:type="spellEnd"/>
            <w:r w:rsidRPr="00B1458A">
              <w:t>(not users[</w:t>
            </w:r>
            <w:proofErr w:type="spellStart"/>
            <w:r w:rsidRPr="00B1458A">
              <w:t>i</w:t>
            </w:r>
            <w:proofErr w:type="spellEnd"/>
            <w:r w:rsidRPr="00B1458A">
              <w:t xml:space="preserve">].immigration_1q_yes) }}  No  {{ </w:t>
            </w:r>
            <w:proofErr w:type="spellStart"/>
            <w:r w:rsidRPr="00B1458A">
              <w:lastRenderedPageBreak/>
              <w:t>output_checkbox</w:t>
            </w:r>
            <w:proofErr w:type="spellEnd"/>
            <w:r w:rsidRPr="00B1458A">
              <w:t>(users[</w:t>
            </w:r>
            <w:proofErr w:type="spellStart"/>
            <w:r w:rsidRPr="00B1458A">
              <w:t>i</w:t>
            </w:r>
            <w:proofErr w:type="spellEnd"/>
            <w:r w:rsidRPr="00B1458A">
              <w:t>].immigration_1q_idk) }} IDK</w:t>
            </w:r>
          </w:p>
        </w:tc>
      </w:tr>
      <w:tr w:rsidR="00F430DB" w14:paraId="38123A1C" w14:textId="77777777">
        <w:trPr>
          <w:trHeight w:val="300"/>
        </w:trPr>
        <w:tc>
          <w:tcPr>
            <w:tcW w:w="500" w:type="dxa"/>
            <w:vMerge/>
            <w:tcBorders>
              <w:top w:val="single" w:sz="8" w:space="0" w:color="000000"/>
              <w:left w:val="single" w:sz="4" w:space="0" w:color="000000"/>
              <w:right w:val="single" w:sz="4" w:space="0" w:color="000000"/>
            </w:tcBorders>
            <w:shd w:val="clear" w:color="auto" w:fill="DEEBF6"/>
          </w:tcPr>
          <w:p w14:paraId="00000088"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089" w14:textId="77777777" w:rsidR="00F430DB" w:rsidRDefault="001877EC">
            <w:pPr>
              <w:spacing w:after="0" w:line="240" w:lineRule="auto"/>
              <w:rPr>
                <w:b/>
              </w:rPr>
            </w:pPr>
            <w:r>
              <w:rPr>
                <w:b/>
              </w:rPr>
              <w:t xml:space="preserve">NOTES:   </w:t>
            </w:r>
          </w:p>
          <w:p w14:paraId="275FB74D" w14:textId="77777777" w:rsidR="009D1919" w:rsidRPr="009D1919" w:rsidRDefault="009D1919" w:rsidP="009D1919">
            <w:pPr>
              <w:spacing w:after="0" w:line="240" w:lineRule="auto"/>
              <w:rPr>
                <w:b/>
              </w:rPr>
            </w:pPr>
            <w:r w:rsidRPr="009D1919">
              <w:rPr>
                <w:b/>
              </w:rPr>
              <w:t>{{ users[</w:t>
            </w:r>
            <w:proofErr w:type="spellStart"/>
            <w:r w:rsidRPr="009D1919">
              <w:rPr>
                <w:b/>
              </w:rPr>
              <w:t>i</w:t>
            </w:r>
            <w:proofErr w:type="spellEnd"/>
            <w:r w:rsidRPr="009D1919">
              <w:rPr>
                <w:b/>
              </w:rPr>
              <w:t>].immigration_1a_details }} {{ users[</w:t>
            </w:r>
            <w:proofErr w:type="spellStart"/>
            <w:r w:rsidRPr="009D1919">
              <w:rPr>
                <w:b/>
              </w:rPr>
              <w:t>i</w:t>
            </w:r>
            <w:proofErr w:type="spellEnd"/>
            <w:r w:rsidRPr="009D1919">
              <w:rPr>
                <w:b/>
              </w:rPr>
              <w:t>].immigration_1b_details }} {{ users[</w:t>
            </w:r>
            <w:proofErr w:type="spellStart"/>
            <w:r w:rsidRPr="009D1919">
              <w:rPr>
                <w:b/>
              </w:rPr>
              <w:t>i</w:t>
            </w:r>
            <w:proofErr w:type="spellEnd"/>
            <w:r w:rsidRPr="009D1919">
              <w:rPr>
                <w:b/>
              </w:rPr>
              <w:t>].immigration_1c_details }} {{ users[</w:t>
            </w:r>
            <w:proofErr w:type="spellStart"/>
            <w:r w:rsidRPr="009D1919">
              <w:rPr>
                <w:b/>
              </w:rPr>
              <w:t>i</w:t>
            </w:r>
            <w:proofErr w:type="spellEnd"/>
            <w:r w:rsidRPr="009D1919">
              <w:rPr>
                <w:b/>
              </w:rPr>
              <w:t>].immigration_1d_details }} {{ users[</w:t>
            </w:r>
            <w:proofErr w:type="spellStart"/>
            <w:r w:rsidRPr="009D1919">
              <w:rPr>
                <w:b/>
              </w:rPr>
              <w:t>i</w:t>
            </w:r>
            <w:proofErr w:type="spellEnd"/>
            <w:r w:rsidRPr="009D1919">
              <w:rPr>
                <w:b/>
              </w:rPr>
              <w:t>].immigration_1e_details }} {{ users[</w:t>
            </w:r>
            <w:proofErr w:type="spellStart"/>
            <w:r w:rsidRPr="009D1919">
              <w:rPr>
                <w:b/>
              </w:rPr>
              <w:t>i</w:t>
            </w:r>
            <w:proofErr w:type="spellEnd"/>
            <w:r w:rsidRPr="009D1919">
              <w:rPr>
                <w:b/>
              </w:rPr>
              <w:t>].immigration_1f_details }} {{ users[</w:t>
            </w:r>
            <w:proofErr w:type="spellStart"/>
            <w:r w:rsidRPr="009D1919">
              <w:rPr>
                <w:b/>
              </w:rPr>
              <w:t>i</w:t>
            </w:r>
            <w:proofErr w:type="spellEnd"/>
            <w:r w:rsidRPr="009D1919">
              <w:rPr>
                <w:b/>
              </w:rPr>
              <w:t>].immigration_1g_details }} {{ users[</w:t>
            </w:r>
            <w:proofErr w:type="spellStart"/>
            <w:r w:rsidRPr="009D1919">
              <w:rPr>
                <w:b/>
              </w:rPr>
              <w:t>i</w:t>
            </w:r>
            <w:proofErr w:type="spellEnd"/>
            <w:r w:rsidRPr="009D1919">
              <w:rPr>
                <w:b/>
              </w:rPr>
              <w:t>].immigration_1h_details }} {{ users[</w:t>
            </w:r>
            <w:proofErr w:type="spellStart"/>
            <w:r w:rsidRPr="009D1919">
              <w:rPr>
                <w:b/>
              </w:rPr>
              <w:t>i</w:t>
            </w:r>
            <w:proofErr w:type="spellEnd"/>
            <w:r w:rsidRPr="009D1919">
              <w:rPr>
                <w:b/>
              </w:rPr>
              <w:t>].immigration_1i_details }} {{ users[</w:t>
            </w:r>
            <w:proofErr w:type="spellStart"/>
            <w:r w:rsidRPr="009D1919">
              <w:rPr>
                <w:b/>
              </w:rPr>
              <w:t>i</w:t>
            </w:r>
            <w:proofErr w:type="spellEnd"/>
            <w:r w:rsidRPr="009D1919">
              <w:rPr>
                <w:b/>
              </w:rPr>
              <w:t>].immigration_1j_details }} {{ users[</w:t>
            </w:r>
            <w:proofErr w:type="spellStart"/>
            <w:r w:rsidRPr="009D1919">
              <w:rPr>
                <w:b/>
              </w:rPr>
              <w:t>i</w:t>
            </w:r>
            <w:proofErr w:type="spellEnd"/>
            <w:r w:rsidRPr="009D1919">
              <w:rPr>
                <w:b/>
              </w:rPr>
              <w:t>].immigration_1k_details }} {{ users[</w:t>
            </w:r>
            <w:proofErr w:type="spellStart"/>
            <w:r w:rsidRPr="009D1919">
              <w:rPr>
                <w:b/>
              </w:rPr>
              <w:t>i</w:t>
            </w:r>
            <w:proofErr w:type="spellEnd"/>
            <w:r w:rsidRPr="009D1919">
              <w:rPr>
                <w:b/>
              </w:rPr>
              <w:t>].immigration_1l_details }} {{ users[</w:t>
            </w:r>
            <w:proofErr w:type="spellStart"/>
            <w:r w:rsidRPr="009D1919">
              <w:rPr>
                <w:b/>
              </w:rPr>
              <w:t>i</w:t>
            </w:r>
            <w:proofErr w:type="spellEnd"/>
            <w:r w:rsidRPr="009D1919">
              <w:rPr>
                <w:b/>
              </w:rPr>
              <w:t>].immigration_1m_details }} {{ users[</w:t>
            </w:r>
            <w:proofErr w:type="spellStart"/>
            <w:r w:rsidRPr="009D1919">
              <w:rPr>
                <w:b/>
              </w:rPr>
              <w:t>i</w:t>
            </w:r>
            <w:proofErr w:type="spellEnd"/>
            <w:r w:rsidRPr="009D1919">
              <w:rPr>
                <w:b/>
              </w:rPr>
              <w:t>].immigration_1n_details }} {{ users[</w:t>
            </w:r>
            <w:proofErr w:type="spellStart"/>
            <w:r w:rsidRPr="009D1919">
              <w:rPr>
                <w:b/>
              </w:rPr>
              <w:t>i</w:t>
            </w:r>
            <w:proofErr w:type="spellEnd"/>
            <w:r w:rsidRPr="009D1919">
              <w:rPr>
                <w:b/>
              </w:rPr>
              <w:t>].immigration_1o_details }} {{ users[</w:t>
            </w:r>
            <w:proofErr w:type="spellStart"/>
            <w:r w:rsidRPr="009D1919">
              <w:rPr>
                <w:b/>
              </w:rPr>
              <w:t>i</w:t>
            </w:r>
            <w:proofErr w:type="spellEnd"/>
            <w:r w:rsidRPr="009D1919">
              <w:rPr>
                <w:b/>
              </w:rPr>
              <w:t>].immigration_1p_details }} {{ users[</w:t>
            </w:r>
            <w:proofErr w:type="spellStart"/>
            <w:r w:rsidRPr="009D1919">
              <w:rPr>
                <w:b/>
              </w:rPr>
              <w:t>i</w:t>
            </w:r>
            <w:proofErr w:type="spellEnd"/>
            <w:r w:rsidRPr="009D1919">
              <w:rPr>
                <w:b/>
              </w:rPr>
              <w:t>].immigration_1q_details }}</w:t>
            </w:r>
          </w:p>
          <w:p w14:paraId="1E07CA6F" w14:textId="77777777" w:rsidR="009D1919" w:rsidRPr="009D1919" w:rsidRDefault="009D1919" w:rsidP="009D1919">
            <w:pPr>
              <w:spacing w:after="0" w:line="240" w:lineRule="auto"/>
              <w:rPr>
                <w:b/>
              </w:rPr>
            </w:pPr>
          </w:p>
          <w:p w14:paraId="0000008B" w14:textId="77777777" w:rsidR="00F430DB" w:rsidRDefault="00F430DB">
            <w:pPr>
              <w:spacing w:after="0" w:line="240" w:lineRule="auto"/>
              <w:rPr>
                <w:b/>
              </w:rPr>
            </w:pPr>
          </w:p>
          <w:p w14:paraId="0000008C" w14:textId="77777777" w:rsidR="00F430DB" w:rsidRDefault="00F430DB">
            <w:pPr>
              <w:spacing w:after="0" w:line="240" w:lineRule="auto"/>
              <w:rPr>
                <w:b/>
              </w:rPr>
            </w:pPr>
          </w:p>
          <w:p w14:paraId="0000008D" w14:textId="77777777" w:rsidR="00F430DB" w:rsidRDefault="00F430DB">
            <w:pPr>
              <w:spacing w:after="0" w:line="240" w:lineRule="auto"/>
              <w:rPr>
                <w:b/>
              </w:rPr>
            </w:pPr>
          </w:p>
          <w:p w14:paraId="0000008E" w14:textId="77777777" w:rsidR="00F430DB" w:rsidRDefault="00F430DB">
            <w:pPr>
              <w:spacing w:after="0" w:line="240" w:lineRule="auto"/>
              <w:rPr>
                <w:b/>
              </w:rPr>
            </w:pPr>
          </w:p>
          <w:p w14:paraId="0000008F" w14:textId="77777777" w:rsidR="00F430DB" w:rsidRDefault="00F430DB">
            <w:pPr>
              <w:spacing w:after="0" w:line="240" w:lineRule="auto"/>
              <w:rPr>
                <w:b/>
              </w:rPr>
            </w:pPr>
          </w:p>
          <w:p w14:paraId="00000090" w14:textId="77777777" w:rsidR="00F430DB" w:rsidRDefault="00F430DB">
            <w:pPr>
              <w:spacing w:after="0" w:line="240" w:lineRule="auto"/>
              <w:rPr>
                <w:b/>
              </w:rPr>
            </w:pPr>
          </w:p>
          <w:p w14:paraId="00000091" w14:textId="77777777" w:rsidR="00F430DB" w:rsidRDefault="00F430DB">
            <w:pPr>
              <w:spacing w:after="0" w:line="240" w:lineRule="auto"/>
              <w:rPr>
                <w:b/>
              </w:rPr>
            </w:pPr>
          </w:p>
          <w:p w14:paraId="00000092" w14:textId="77777777" w:rsidR="00F430DB" w:rsidRDefault="00F430DB">
            <w:pPr>
              <w:spacing w:after="0" w:line="240" w:lineRule="auto"/>
            </w:pPr>
          </w:p>
        </w:tc>
      </w:tr>
      <w:tr w:rsidR="00F430DB" w14:paraId="2E4C1C37" w14:textId="77777777">
        <w:trPr>
          <w:trHeight w:val="300"/>
        </w:trPr>
        <w:tc>
          <w:tcPr>
            <w:tcW w:w="500" w:type="dxa"/>
            <w:vMerge w:val="restart"/>
            <w:tcBorders>
              <w:left w:val="single" w:sz="4" w:space="0" w:color="000000"/>
              <w:right w:val="single" w:sz="4" w:space="0" w:color="000000"/>
            </w:tcBorders>
            <w:shd w:val="clear" w:color="auto" w:fill="DEEBF6"/>
          </w:tcPr>
          <w:p w14:paraId="00000094" w14:textId="77777777" w:rsidR="00F430DB" w:rsidRDefault="00F430DB">
            <w:pPr>
              <w:spacing w:line="240" w:lineRule="auto"/>
            </w:pPr>
          </w:p>
        </w:tc>
        <w:tc>
          <w:tcPr>
            <w:tcW w:w="110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95" w14:textId="77777777" w:rsidR="00F430DB" w:rsidRDefault="001877EC">
            <w:pPr>
              <w:spacing w:line="240" w:lineRule="auto"/>
              <w:rPr>
                <w:b/>
              </w:rPr>
            </w:pPr>
            <w:r>
              <w:rPr>
                <w:b/>
              </w:rPr>
              <w:t xml:space="preserve">     PRIOR IMMIGRATION APPLICATIONS</w:t>
            </w:r>
          </w:p>
        </w:tc>
      </w:tr>
      <w:tr w:rsidR="00F430DB" w14:paraId="38E32DDE" w14:textId="77777777">
        <w:trPr>
          <w:trHeight w:val="300"/>
        </w:trPr>
        <w:tc>
          <w:tcPr>
            <w:tcW w:w="500" w:type="dxa"/>
            <w:vMerge/>
            <w:tcBorders>
              <w:left w:val="single" w:sz="4" w:space="0" w:color="000000"/>
              <w:right w:val="single" w:sz="4" w:space="0" w:color="000000"/>
            </w:tcBorders>
            <w:shd w:val="clear" w:color="auto" w:fill="DEEBF6"/>
          </w:tcPr>
          <w:p w14:paraId="00000097" w14:textId="77777777" w:rsidR="00F430DB" w:rsidRDefault="00F430DB">
            <w:pPr>
              <w:widowControl w:val="0"/>
              <w:pBdr>
                <w:top w:val="nil"/>
                <w:left w:val="nil"/>
                <w:bottom w:val="nil"/>
                <w:right w:val="nil"/>
                <w:between w:val="nil"/>
              </w:pBdr>
              <w:spacing w:after="0"/>
              <w:rPr>
                <w:b/>
              </w:rPr>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8" w14:textId="77777777" w:rsidR="00F430DB" w:rsidRDefault="001877EC">
            <w:pPr>
              <w:spacing w:after="0" w:line="240" w:lineRule="auto"/>
            </w:pPr>
            <w:r>
              <w:t xml:space="preserve">Have you or a spouse ever filed an application to change </w:t>
            </w:r>
            <w:r>
              <w:rPr>
                <w:b/>
                <w:i/>
              </w:rPr>
              <w:t>your</w:t>
            </w:r>
            <w:r>
              <w:t xml:space="preserve"> immigration status or be granted immigration relief?</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9" w14:textId="6A02740A" w:rsidR="00F430DB" w:rsidRDefault="009D1919" w:rsidP="009D1919">
            <w:pPr>
              <w:spacing w:after="0" w:line="240" w:lineRule="auto"/>
            </w:pPr>
            <w:bookmarkStart w:id="18" w:name="_heading=h.35nkun2" w:colFirst="0" w:colLast="0"/>
            <w:bookmarkEnd w:id="18"/>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].application_2a_yes ) }} Yes  {{ </w:t>
            </w:r>
            <w:proofErr w:type="spellStart"/>
            <w:r w:rsidRPr="009D1919">
              <w:t>output_checkbox</w:t>
            </w:r>
            <w:proofErr w:type="spellEnd"/>
            <w:r w:rsidRPr="009D1919">
              <w:t>(not users[</w:t>
            </w:r>
            <w:proofErr w:type="spellStart"/>
            <w:r w:rsidRPr="009D1919">
              <w:t>i</w:t>
            </w:r>
            <w:proofErr w:type="spellEnd"/>
            <w:r w:rsidRPr="009D1919">
              <w:t xml:space="preserve">].application_2a_yes) }}  No  {{ </w:t>
            </w:r>
            <w:proofErr w:type="spellStart"/>
            <w:r w:rsidRPr="009D1919">
              <w:t>output_checkbox</w:t>
            </w:r>
            <w:proofErr w:type="spellEnd"/>
            <w:r w:rsidRPr="009D1919">
              <w:t>(users[</w:t>
            </w:r>
            <w:proofErr w:type="spellStart"/>
            <w:r w:rsidRPr="009D1919">
              <w:t>i</w:t>
            </w:r>
            <w:proofErr w:type="spellEnd"/>
            <w:r w:rsidRPr="009D1919">
              <w:t>].application_2a_idk) }} IDK</w:t>
            </w:r>
          </w:p>
        </w:tc>
      </w:tr>
      <w:tr w:rsidR="00F430DB" w14:paraId="7E6366DA" w14:textId="77777777">
        <w:trPr>
          <w:trHeight w:val="300"/>
        </w:trPr>
        <w:tc>
          <w:tcPr>
            <w:tcW w:w="500" w:type="dxa"/>
            <w:vMerge/>
            <w:tcBorders>
              <w:left w:val="single" w:sz="4" w:space="0" w:color="000000"/>
              <w:right w:val="single" w:sz="4" w:space="0" w:color="000000"/>
            </w:tcBorders>
            <w:shd w:val="clear" w:color="auto" w:fill="DEEBF6"/>
          </w:tcPr>
          <w:p w14:paraId="0000009A"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B" w14:textId="77777777" w:rsidR="00F430DB" w:rsidRDefault="001877EC">
            <w:pPr>
              <w:spacing w:after="0" w:line="240" w:lineRule="auto"/>
            </w:pPr>
            <w:r>
              <w:t xml:space="preserve">Has a parent ever filed an application to change </w:t>
            </w:r>
            <w:r>
              <w:rPr>
                <w:b/>
                <w:i/>
              </w:rPr>
              <w:t>your</w:t>
            </w:r>
            <w:r>
              <w:t xml:space="preserve"> immigration status or be granted immigration relief?  </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C" w14:textId="07B5F19B" w:rsidR="00F430DB" w:rsidRDefault="009D1919" w:rsidP="009D1919">
            <w:pPr>
              <w:spacing w:after="0" w:line="240" w:lineRule="auto"/>
            </w:pPr>
            <w:bookmarkStart w:id="19" w:name="_heading=h.1ksv4uv" w:colFirst="0" w:colLast="0"/>
            <w:bookmarkEnd w:id="19"/>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].application_2b_yes ) }} Yes  {{ </w:t>
            </w:r>
            <w:proofErr w:type="spellStart"/>
            <w:r w:rsidRPr="009D1919">
              <w:t>output_checkbox</w:t>
            </w:r>
            <w:proofErr w:type="spellEnd"/>
            <w:r w:rsidRPr="009D1919">
              <w:t>(not users[</w:t>
            </w:r>
            <w:proofErr w:type="spellStart"/>
            <w:r w:rsidRPr="009D1919">
              <w:t>i</w:t>
            </w:r>
            <w:proofErr w:type="spellEnd"/>
            <w:r w:rsidRPr="009D1919">
              <w:t xml:space="preserve">].application_2b_yes) }}  No  {{ </w:t>
            </w:r>
            <w:proofErr w:type="spellStart"/>
            <w:r w:rsidRPr="009D1919">
              <w:t>output_checkbox</w:t>
            </w:r>
            <w:proofErr w:type="spellEnd"/>
            <w:r w:rsidRPr="009D1919">
              <w:t>(users[</w:t>
            </w:r>
            <w:proofErr w:type="spellStart"/>
            <w:r w:rsidRPr="009D1919">
              <w:t>i</w:t>
            </w:r>
            <w:proofErr w:type="spellEnd"/>
            <w:r w:rsidRPr="009D1919">
              <w:t>].application_2b_idk) }} IDK</w:t>
            </w:r>
          </w:p>
        </w:tc>
      </w:tr>
      <w:tr w:rsidR="00F430DB" w14:paraId="466DA4CB" w14:textId="77777777">
        <w:trPr>
          <w:trHeight w:val="300"/>
        </w:trPr>
        <w:tc>
          <w:tcPr>
            <w:tcW w:w="500" w:type="dxa"/>
            <w:vMerge/>
            <w:tcBorders>
              <w:left w:val="single" w:sz="4" w:space="0" w:color="000000"/>
              <w:right w:val="single" w:sz="4" w:space="0" w:color="000000"/>
            </w:tcBorders>
            <w:shd w:val="clear" w:color="auto" w:fill="DEEBF6"/>
          </w:tcPr>
          <w:p w14:paraId="0000009D"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E" w14:textId="77777777" w:rsidR="00F430DB" w:rsidRDefault="001877EC">
            <w:pPr>
              <w:spacing w:after="0" w:line="240" w:lineRule="auto"/>
            </w:pPr>
            <w:r>
              <w:t xml:space="preserve">Has a parent ever filed an application to change </w:t>
            </w:r>
            <w:r>
              <w:rPr>
                <w:b/>
                <w:i/>
              </w:rPr>
              <w:t>their</w:t>
            </w:r>
            <w:r>
              <w:t xml:space="preserve"> immigration status or be granted immigration relief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9F" w14:textId="2ED6F65C" w:rsidR="00F430DB" w:rsidRDefault="009D1919" w:rsidP="009D1919">
            <w:pPr>
              <w:spacing w:after="0" w:line="240" w:lineRule="auto"/>
            </w:pPr>
            <w:bookmarkStart w:id="20" w:name="_heading=h.44sinio" w:colFirst="0" w:colLast="0"/>
            <w:bookmarkEnd w:id="20"/>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].application_2c_yes ) }} Yes  {{ </w:t>
            </w:r>
            <w:proofErr w:type="spellStart"/>
            <w:r w:rsidRPr="009D1919">
              <w:t>output_checkbox</w:t>
            </w:r>
            <w:proofErr w:type="spellEnd"/>
            <w:r w:rsidRPr="009D1919">
              <w:t>(not users[</w:t>
            </w:r>
            <w:proofErr w:type="spellStart"/>
            <w:r w:rsidRPr="009D1919">
              <w:t>i</w:t>
            </w:r>
            <w:proofErr w:type="spellEnd"/>
            <w:r w:rsidRPr="009D1919">
              <w:t xml:space="preserve">].application_2c_yes) }}  No  {{ </w:t>
            </w:r>
            <w:proofErr w:type="spellStart"/>
            <w:r w:rsidRPr="009D1919">
              <w:t>output_checkbox</w:t>
            </w:r>
            <w:proofErr w:type="spellEnd"/>
            <w:r w:rsidRPr="009D1919">
              <w:t>(users[</w:t>
            </w:r>
            <w:proofErr w:type="spellStart"/>
            <w:r w:rsidRPr="009D1919">
              <w:t>i</w:t>
            </w:r>
            <w:proofErr w:type="spellEnd"/>
            <w:r w:rsidRPr="009D1919">
              <w:t>].application_2c_idk) }} IDK</w:t>
            </w:r>
          </w:p>
        </w:tc>
      </w:tr>
      <w:tr w:rsidR="00F430DB" w14:paraId="7757D34A" w14:textId="77777777">
        <w:trPr>
          <w:trHeight w:val="300"/>
        </w:trPr>
        <w:tc>
          <w:tcPr>
            <w:tcW w:w="500" w:type="dxa"/>
            <w:vMerge/>
            <w:tcBorders>
              <w:left w:val="single" w:sz="4" w:space="0" w:color="000000"/>
              <w:right w:val="single" w:sz="4" w:space="0" w:color="000000"/>
            </w:tcBorders>
            <w:shd w:val="clear" w:color="auto" w:fill="DEEBF6"/>
          </w:tcPr>
          <w:p w14:paraId="000000A0" w14:textId="77777777" w:rsidR="00F430DB" w:rsidRDefault="00F430DB">
            <w:pPr>
              <w:widowControl w:val="0"/>
              <w:pBdr>
                <w:top w:val="nil"/>
                <w:left w:val="nil"/>
                <w:bottom w:val="nil"/>
                <w:right w:val="nil"/>
                <w:between w:val="nil"/>
              </w:pBdr>
              <w:spacing w:after="0"/>
            </w:pPr>
          </w:p>
        </w:tc>
        <w:tc>
          <w:tcPr>
            <w:tcW w:w="9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A1" w14:textId="77777777" w:rsidR="00F430DB" w:rsidRDefault="001877EC">
            <w:pPr>
              <w:spacing w:after="0" w:line="240" w:lineRule="auto"/>
            </w:pPr>
            <w:bookmarkStart w:id="21" w:name="_heading=h.2jxsxqh" w:colFirst="0" w:colLast="0"/>
            <w:bookmarkEnd w:id="21"/>
            <w:r>
              <w:t xml:space="preserve">Has an aunt/uncle/grandparent ever filed an application for </w:t>
            </w:r>
            <w:r>
              <w:rPr>
                <w:b/>
                <w:i/>
              </w:rPr>
              <w:t>your parent</w:t>
            </w:r>
            <w:r>
              <w:t xml:space="preserve"> when you were a minor?</w:t>
            </w:r>
          </w:p>
        </w:tc>
        <w:tc>
          <w:tcPr>
            <w:tcW w:w="201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A2" w14:textId="5E8EFEEF" w:rsidR="00F430DB" w:rsidRDefault="009D1919" w:rsidP="009D1919">
            <w:pPr>
              <w:spacing w:after="0" w:line="240" w:lineRule="auto"/>
            </w:pPr>
            <w:bookmarkStart w:id="22" w:name="_heading=h.z337ya" w:colFirst="0" w:colLast="0"/>
            <w:bookmarkEnd w:id="22"/>
            <w:proofErr w:type="gramStart"/>
            <w:r w:rsidRPr="009D1919">
              <w:t xml:space="preserve">{{ </w:t>
            </w:r>
            <w:proofErr w:type="spellStart"/>
            <w:r w:rsidRPr="009D1919">
              <w:t>output</w:t>
            </w:r>
            <w:proofErr w:type="gramEnd"/>
            <w:r w:rsidRPr="009D1919">
              <w:t>_checkbox</w:t>
            </w:r>
            <w:proofErr w:type="spellEnd"/>
            <w:r w:rsidRPr="009D1919">
              <w:t>(users[</w:t>
            </w:r>
            <w:proofErr w:type="spellStart"/>
            <w:r w:rsidRPr="009D1919">
              <w:t>i</w:t>
            </w:r>
            <w:proofErr w:type="spellEnd"/>
            <w:r w:rsidRPr="009D1919">
              <w:t xml:space="preserve">].application_2d_yes ) }} Yes  {{ </w:t>
            </w:r>
            <w:proofErr w:type="spellStart"/>
            <w:r w:rsidRPr="009D1919">
              <w:t>output_checkbox</w:t>
            </w:r>
            <w:proofErr w:type="spellEnd"/>
            <w:r w:rsidRPr="009D1919">
              <w:t>(not users[</w:t>
            </w:r>
            <w:proofErr w:type="spellStart"/>
            <w:r w:rsidRPr="009D1919">
              <w:t>i</w:t>
            </w:r>
            <w:proofErr w:type="spellEnd"/>
            <w:r w:rsidRPr="009D1919">
              <w:t xml:space="preserve">].application_2d_yes) }}  No  {{ </w:t>
            </w:r>
            <w:proofErr w:type="spellStart"/>
            <w:r w:rsidRPr="009D1919">
              <w:t>output_checkbox</w:t>
            </w:r>
            <w:proofErr w:type="spellEnd"/>
            <w:r w:rsidRPr="009D1919">
              <w:t>(users[</w:t>
            </w:r>
            <w:proofErr w:type="spellStart"/>
            <w:r w:rsidRPr="009D1919">
              <w:t>i</w:t>
            </w:r>
            <w:proofErr w:type="spellEnd"/>
            <w:r w:rsidRPr="009D1919">
              <w:t>].application_2d_idk) }} IDK</w:t>
            </w:r>
          </w:p>
        </w:tc>
      </w:tr>
      <w:tr w:rsidR="00F430DB" w14:paraId="7F51AC06" w14:textId="77777777">
        <w:trPr>
          <w:trHeight w:val="300"/>
        </w:trPr>
        <w:tc>
          <w:tcPr>
            <w:tcW w:w="500" w:type="dxa"/>
            <w:vMerge/>
            <w:tcBorders>
              <w:left w:val="single" w:sz="4" w:space="0" w:color="000000"/>
              <w:right w:val="single" w:sz="4" w:space="0" w:color="000000"/>
            </w:tcBorders>
            <w:shd w:val="clear" w:color="auto" w:fill="DEEBF6"/>
          </w:tcPr>
          <w:p w14:paraId="000000A3" w14:textId="77777777" w:rsidR="00F430DB" w:rsidRDefault="00F430DB">
            <w:pPr>
              <w:widowControl w:val="0"/>
              <w:pBdr>
                <w:top w:val="nil"/>
                <w:left w:val="nil"/>
                <w:bottom w:val="nil"/>
                <w:right w:val="nil"/>
                <w:between w:val="nil"/>
              </w:pBdr>
              <w:spacing w:after="0"/>
            </w:pPr>
          </w:p>
        </w:tc>
        <w:tc>
          <w:tcPr>
            <w:tcW w:w="11020" w:type="dxa"/>
            <w:gridSpan w:val="2"/>
            <w:tcBorders>
              <w:top w:val="single" w:sz="4" w:space="0" w:color="000000"/>
              <w:left w:val="single" w:sz="4" w:space="0" w:color="000000"/>
              <w:right w:val="single" w:sz="4" w:space="0" w:color="000000"/>
            </w:tcBorders>
            <w:shd w:val="clear" w:color="auto" w:fill="auto"/>
          </w:tcPr>
          <w:p w14:paraId="000000A4" w14:textId="77777777" w:rsidR="00F430DB" w:rsidRDefault="001877EC">
            <w:pPr>
              <w:spacing w:after="0" w:line="240" w:lineRule="auto"/>
              <w:rPr>
                <w:b/>
              </w:rPr>
            </w:pPr>
            <w:r>
              <w:rPr>
                <w:b/>
              </w:rPr>
              <w:t>NOTES:</w:t>
            </w:r>
          </w:p>
          <w:p w14:paraId="655973E7" w14:textId="77777777" w:rsidR="009D1919" w:rsidRPr="009D1919" w:rsidRDefault="009D1919" w:rsidP="009D1919">
            <w:pPr>
              <w:spacing w:after="0" w:line="240" w:lineRule="auto"/>
              <w:rPr>
                <w:b/>
              </w:rPr>
            </w:pPr>
            <w:proofErr w:type="gramStart"/>
            <w:r w:rsidRPr="009D1919">
              <w:rPr>
                <w:b/>
              </w:rPr>
              <w:t>{{ users</w:t>
            </w:r>
            <w:proofErr w:type="gramEnd"/>
            <w:r w:rsidRPr="009D1919">
              <w:rPr>
                <w:b/>
              </w:rPr>
              <w:t>[</w:t>
            </w:r>
            <w:proofErr w:type="spellStart"/>
            <w:r w:rsidRPr="009D1919">
              <w:rPr>
                <w:b/>
              </w:rPr>
              <w:t>i</w:t>
            </w:r>
            <w:proofErr w:type="spellEnd"/>
            <w:r w:rsidRPr="009D1919">
              <w:rPr>
                <w:b/>
              </w:rPr>
              <w:t>].application_2a_details }} {{ users[</w:t>
            </w:r>
            <w:proofErr w:type="spellStart"/>
            <w:r w:rsidRPr="009D1919">
              <w:rPr>
                <w:b/>
              </w:rPr>
              <w:t>i</w:t>
            </w:r>
            <w:proofErr w:type="spellEnd"/>
            <w:r w:rsidRPr="009D1919">
              <w:rPr>
                <w:b/>
              </w:rPr>
              <w:t>].application_2b_details }} {{ users[</w:t>
            </w:r>
            <w:proofErr w:type="spellStart"/>
            <w:r w:rsidRPr="009D1919">
              <w:rPr>
                <w:b/>
              </w:rPr>
              <w:t>i</w:t>
            </w:r>
            <w:proofErr w:type="spellEnd"/>
            <w:r w:rsidRPr="009D1919">
              <w:rPr>
                <w:b/>
              </w:rPr>
              <w:t>].application_2c_details }} {{ users[</w:t>
            </w:r>
            <w:proofErr w:type="spellStart"/>
            <w:r w:rsidRPr="009D1919">
              <w:rPr>
                <w:b/>
              </w:rPr>
              <w:t>i</w:t>
            </w:r>
            <w:proofErr w:type="spellEnd"/>
            <w:r w:rsidRPr="009D1919">
              <w:rPr>
                <w:b/>
              </w:rPr>
              <w:t xml:space="preserve">].application_2d_details }} </w:t>
            </w:r>
          </w:p>
          <w:p w14:paraId="33C049FF" w14:textId="77777777" w:rsidR="009D1919" w:rsidRPr="009D1919" w:rsidRDefault="009D1919" w:rsidP="009D1919">
            <w:pPr>
              <w:spacing w:after="0" w:line="240" w:lineRule="auto"/>
              <w:rPr>
                <w:b/>
              </w:rPr>
            </w:pPr>
          </w:p>
          <w:p w14:paraId="000000A5" w14:textId="77777777" w:rsidR="00F430DB" w:rsidRDefault="00F430DB">
            <w:pPr>
              <w:spacing w:after="0" w:line="240" w:lineRule="auto"/>
              <w:rPr>
                <w:b/>
              </w:rPr>
            </w:pPr>
          </w:p>
          <w:p w14:paraId="000000A6" w14:textId="77777777" w:rsidR="00F430DB" w:rsidRDefault="00F430DB">
            <w:pPr>
              <w:spacing w:after="0" w:line="240" w:lineRule="auto"/>
              <w:rPr>
                <w:b/>
              </w:rPr>
            </w:pPr>
          </w:p>
          <w:p w14:paraId="000000A7" w14:textId="77777777" w:rsidR="00F430DB" w:rsidRDefault="00F430DB">
            <w:pPr>
              <w:spacing w:after="0" w:line="240" w:lineRule="auto"/>
              <w:rPr>
                <w:b/>
              </w:rPr>
            </w:pPr>
          </w:p>
          <w:p w14:paraId="000000A8" w14:textId="77777777" w:rsidR="00F430DB" w:rsidRDefault="00F430DB">
            <w:pPr>
              <w:spacing w:after="0" w:line="240" w:lineRule="auto"/>
              <w:rPr>
                <w:b/>
              </w:rPr>
            </w:pPr>
          </w:p>
          <w:p w14:paraId="000000A9" w14:textId="77777777" w:rsidR="00F430DB" w:rsidRDefault="00F430DB">
            <w:pPr>
              <w:spacing w:after="0" w:line="240" w:lineRule="auto"/>
              <w:rPr>
                <w:b/>
              </w:rPr>
            </w:pPr>
          </w:p>
          <w:p w14:paraId="000000AA" w14:textId="77777777" w:rsidR="00F430DB" w:rsidRDefault="00F430DB">
            <w:pPr>
              <w:spacing w:after="0" w:line="240" w:lineRule="auto"/>
              <w:rPr>
                <w:b/>
              </w:rPr>
            </w:pPr>
          </w:p>
          <w:p w14:paraId="000000AB" w14:textId="77777777" w:rsidR="00F430DB" w:rsidRDefault="00F430DB">
            <w:pPr>
              <w:spacing w:after="0" w:line="240" w:lineRule="auto"/>
              <w:rPr>
                <w:b/>
              </w:rPr>
            </w:pPr>
          </w:p>
          <w:p w14:paraId="000000AC" w14:textId="77777777" w:rsidR="00F430DB" w:rsidRDefault="00F430DB">
            <w:pPr>
              <w:spacing w:after="0" w:line="240" w:lineRule="auto"/>
            </w:pPr>
          </w:p>
          <w:p w14:paraId="000000AD" w14:textId="77777777" w:rsidR="00F430DB" w:rsidRDefault="00F430DB">
            <w:pPr>
              <w:spacing w:after="0" w:line="240" w:lineRule="auto"/>
            </w:pPr>
          </w:p>
          <w:p w14:paraId="000000AE" w14:textId="77777777" w:rsidR="00F430DB" w:rsidRDefault="00F430DB">
            <w:pPr>
              <w:spacing w:after="0" w:line="240" w:lineRule="auto"/>
            </w:pPr>
          </w:p>
          <w:p w14:paraId="000000AF" w14:textId="77777777" w:rsidR="00F430DB" w:rsidRDefault="00F430DB">
            <w:pPr>
              <w:spacing w:after="0" w:line="240" w:lineRule="auto"/>
            </w:pPr>
          </w:p>
        </w:tc>
      </w:tr>
    </w:tbl>
    <w:p w14:paraId="000000B1" w14:textId="77777777" w:rsidR="00F430DB" w:rsidRDefault="00F430DB"/>
    <w:p w14:paraId="000000B2" w14:textId="77777777" w:rsidR="00F430DB" w:rsidRDefault="00F430DB">
      <w:pPr>
        <w:spacing w:after="0"/>
      </w:pPr>
    </w:p>
    <w:p w14:paraId="000000B3" w14:textId="77777777" w:rsidR="00F430DB" w:rsidRDefault="00F430DB"/>
    <w:p w14:paraId="000000B4" w14:textId="77777777" w:rsidR="00F430DB" w:rsidRDefault="00F430DB">
      <w:pPr>
        <w:spacing w:after="0"/>
      </w:pPr>
    </w:p>
    <w:p w14:paraId="000000B5" w14:textId="77777777" w:rsidR="00F430DB" w:rsidRDefault="00F430DB"/>
    <w:tbl>
      <w:tblPr>
        <w:tblStyle w:val="19"/>
        <w:tblpPr w:leftFromText="180" w:rightFromText="180" w:vertAnchor="text" w:tblpX="-195" w:tblpY="1"/>
        <w:tblW w:w="1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2199"/>
        <w:gridCol w:w="1401"/>
        <w:gridCol w:w="3690"/>
        <w:gridCol w:w="1880"/>
        <w:gridCol w:w="30"/>
      </w:tblGrid>
      <w:tr w:rsidR="00F430DB" w14:paraId="7B4162FA" w14:textId="77777777" w:rsidTr="00DF6419">
        <w:trPr>
          <w:gridAfter w:val="1"/>
          <w:wAfter w:w="30" w:type="dxa"/>
          <w:trHeight w:val="300"/>
        </w:trPr>
        <w:tc>
          <w:tcPr>
            <w:tcW w:w="11405" w:type="dxa"/>
            <w:gridSpan w:val="5"/>
            <w:tcBorders>
              <w:top w:val="single" w:sz="12" w:space="0" w:color="000000"/>
              <w:left w:val="single" w:sz="12" w:space="0" w:color="000000"/>
              <w:bottom w:val="single" w:sz="12" w:space="0" w:color="000000"/>
              <w:right w:val="single" w:sz="12" w:space="0" w:color="000000"/>
            </w:tcBorders>
            <w:shd w:val="clear" w:color="auto" w:fill="DEEBF6"/>
            <w:vAlign w:val="center"/>
          </w:tcPr>
          <w:p w14:paraId="000000B6" w14:textId="77777777" w:rsidR="00F430DB" w:rsidRDefault="001877EC">
            <w:pPr>
              <w:jc w:val="center"/>
              <w:rPr>
                <w:b/>
              </w:rPr>
            </w:pPr>
            <w:r>
              <w:rPr>
                <w:b/>
              </w:rPr>
              <w:t>SPOUSES</w:t>
            </w:r>
          </w:p>
        </w:tc>
      </w:tr>
      <w:tr w:rsidR="00F430DB" w14:paraId="632483C0" w14:textId="77777777" w:rsidTr="00DF6419">
        <w:trPr>
          <w:gridAfter w:val="1"/>
          <w:wAfter w:w="30" w:type="dxa"/>
          <w:trHeight w:val="300"/>
        </w:trPr>
        <w:tc>
          <w:tcPr>
            <w:tcW w:w="11405" w:type="dxa"/>
            <w:gridSpan w:val="5"/>
            <w:tcBorders>
              <w:top w:val="single" w:sz="12" w:space="0" w:color="000000"/>
              <w:bottom w:val="single" w:sz="4" w:space="0" w:color="000000"/>
            </w:tcBorders>
            <w:shd w:val="clear" w:color="auto" w:fill="auto"/>
          </w:tcPr>
          <w:p w14:paraId="000000BC" w14:textId="1D77D9A2" w:rsidR="00F430DB" w:rsidRPr="00F51B72" w:rsidRDefault="001877EC">
            <w:pPr>
              <w:pBdr>
                <w:top w:val="nil"/>
                <w:left w:val="nil"/>
                <w:bottom w:val="nil"/>
                <w:right w:val="nil"/>
                <w:between w:val="nil"/>
              </w:pBdr>
              <w:spacing w:line="240" w:lineRule="auto"/>
            </w:pPr>
            <w:sdt>
              <w:sdtPr>
                <w:tag w:val="goog_rdk_33"/>
                <w:id w:val="754862658"/>
              </w:sdtPr>
              <w:sdtContent>
                <w:commentRangeStart w:id="23"/>
              </w:sdtContent>
            </w:sdt>
            <w:r>
              <w:rPr>
                <w:b/>
              </w:rPr>
              <w:t>Are you legally married?</w:t>
            </w:r>
            <w:commentRangeEnd w:id="23"/>
            <w:r>
              <w:commentReference w:id="23"/>
            </w:r>
            <w:r w:rsidR="009D1919">
              <w:rPr>
                <w:b/>
              </w:rPr>
              <w:t xml:space="preserve"> </w:t>
            </w:r>
            <w:r w:rsidR="009D1919">
              <w:t xml:space="preserve"> </w:t>
            </w:r>
            <w:r w:rsidR="00F51B72" w:rsidRPr="00F51B72">
              <w:t>{</w:t>
            </w:r>
            <w:proofErr w:type="gramStart"/>
            <w:r w:rsidR="00F51B72" w:rsidRPr="00F51B72">
              <w:t xml:space="preserve">{ </w:t>
            </w:r>
            <w:proofErr w:type="spellStart"/>
            <w:r w:rsidR="00F51B72" w:rsidRPr="00F51B72">
              <w:t>output</w:t>
            </w:r>
            <w:proofErr w:type="gramEnd"/>
            <w:r w:rsidR="00F51B72" w:rsidRPr="00F51B72">
              <w:t>_checkbox</w:t>
            </w:r>
            <w:proofErr w:type="spellEnd"/>
            <w:r w:rsidR="00F51B72" w:rsidRPr="00F51B72">
              <w:t>(users[</w:t>
            </w:r>
            <w:proofErr w:type="spellStart"/>
            <w:r w:rsidR="00F51B72" w:rsidRPr="00F51B72">
              <w:t>i</w:t>
            </w:r>
            <w:proofErr w:type="spellEnd"/>
            <w:r w:rsidR="00F51B72" w:rsidRPr="00F51B72">
              <w:t xml:space="preserve">].spouse) }} YES  {{ </w:t>
            </w:r>
            <w:proofErr w:type="spellStart"/>
            <w:r w:rsidR="00F51B72" w:rsidRPr="00F51B72">
              <w:t>output_checkbox</w:t>
            </w:r>
            <w:proofErr w:type="spellEnd"/>
            <w:r w:rsidR="00F51B72" w:rsidRPr="00F51B72">
              <w:t>(not users[</w:t>
            </w:r>
            <w:proofErr w:type="spellStart"/>
            <w:r w:rsidR="00F51B72" w:rsidRPr="00F51B72">
              <w:t>i</w:t>
            </w:r>
            <w:proofErr w:type="spellEnd"/>
            <w:r w:rsidR="00F51B72" w:rsidRPr="00F51B72">
              <w:t>].spouse) }} NO</w:t>
            </w:r>
          </w:p>
        </w:tc>
      </w:tr>
      <w:tr w:rsidR="00F51B72" w14:paraId="0ADF408F" w14:textId="77777777" w:rsidTr="00DF6419">
        <w:trPr>
          <w:gridAfter w:val="1"/>
          <w:wAfter w:w="30" w:type="dxa"/>
          <w:trHeight w:val="300"/>
        </w:trPr>
        <w:tc>
          <w:tcPr>
            <w:tcW w:w="2235" w:type="dxa"/>
            <w:tcBorders>
              <w:bottom w:val="single" w:sz="4" w:space="0" w:color="000000"/>
            </w:tcBorders>
            <w:shd w:val="clear" w:color="auto" w:fill="auto"/>
          </w:tcPr>
          <w:p w14:paraId="0F2A3681" w14:textId="77777777" w:rsidR="00F51B72" w:rsidRPr="00F51B72" w:rsidRDefault="00F51B72" w:rsidP="00F51B72">
            <w:pPr>
              <w:spacing w:after="0" w:line="240" w:lineRule="auto"/>
              <w:jc w:val="center"/>
              <w:rPr>
                <w:bCs/>
              </w:rPr>
            </w:pPr>
            <w:r>
              <w:rPr>
                <w:b/>
              </w:rPr>
              <w:t>Date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marriage_date</w:t>
            </w:r>
            <w:proofErr w:type="spellEnd"/>
          </w:p>
          <w:p w14:paraId="000000C3" w14:textId="6179B540" w:rsidR="00F51B72" w:rsidRDefault="00F51B72">
            <w:pPr>
              <w:spacing w:after="0" w:line="240" w:lineRule="auto"/>
              <w:jc w:val="center"/>
            </w:pPr>
            <w:r w:rsidRPr="00F51B72">
              <w:rPr>
                <w:bCs/>
              </w:rPr>
              <w:t xml:space="preserve"> }}</w:t>
            </w:r>
          </w:p>
        </w:tc>
        <w:tc>
          <w:tcPr>
            <w:tcW w:w="3600" w:type="dxa"/>
            <w:gridSpan w:val="2"/>
            <w:tcBorders>
              <w:bottom w:val="single" w:sz="4" w:space="0" w:color="000000"/>
            </w:tcBorders>
            <w:shd w:val="clear" w:color="auto" w:fill="auto"/>
          </w:tcPr>
          <w:p w14:paraId="46D191C1" w14:textId="39F2F309" w:rsidR="00F51B72" w:rsidRPr="00F51B72" w:rsidRDefault="00F51B72" w:rsidP="00F51B72">
            <w:pPr>
              <w:spacing w:after="0" w:line="240" w:lineRule="auto"/>
              <w:jc w:val="center"/>
              <w:rPr>
                <w:bCs/>
              </w:rPr>
            </w:pPr>
            <w:r>
              <w:rPr>
                <w:b/>
              </w:rPr>
              <w:t>Location of Marriage</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marriage_location</w:t>
            </w:r>
            <w:proofErr w:type="spellEnd"/>
          </w:p>
          <w:p w14:paraId="000000C6" w14:textId="70D186A8" w:rsidR="00F51B72" w:rsidRDefault="00F51B72" w:rsidP="00F51B72">
            <w:pPr>
              <w:spacing w:after="0" w:line="240" w:lineRule="auto"/>
              <w:jc w:val="center"/>
            </w:pPr>
            <w:r w:rsidRPr="00F51B72">
              <w:rPr>
                <w:bCs/>
              </w:rPr>
              <w:t xml:space="preserve"> }}</w:t>
            </w:r>
          </w:p>
        </w:tc>
        <w:tc>
          <w:tcPr>
            <w:tcW w:w="5570" w:type="dxa"/>
            <w:gridSpan w:val="2"/>
            <w:tcBorders>
              <w:bottom w:val="single" w:sz="4" w:space="0" w:color="000000"/>
            </w:tcBorders>
            <w:shd w:val="clear" w:color="auto" w:fill="auto"/>
          </w:tcPr>
          <w:p w14:paraId="3127CA4D" w14:textId="5BDAE589" w:rsidR="00F51B72" w:rsidRPr="00F51B72" w:rsidRDefault="00F51B72" w:rsidP="00F51B72">
            <w:pPr>
              <w:spacing w:after="0" w:line="240" w:lineRule="auto"/>
              <w:jc w:val="center"/>
              <w:rPr>
                <w:bCs/>
              </w:rPr>
            </w:pPr>
            <w:r>
              <w:rPr>
                <w:b/>
              </w:rPr>
              <w:t>Country of Birth &amp; Status</w:t>
            </w:r>
            <w:r>
              <w:rPr>
                <w:b/>
              </w:rPr>
              <w:br/>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marriage_birth_country</w:t>
            </w:r>
            <w:proofErr w:type="spellEnd"/>
          </w:p>
          <w:p w14:paraId="46E23D54" w14:textId="39089F2F" w:rsidR="00F51B72" w:rsidRPr="00F51B72" w:rsidRDefault="00F51B72" w:rsidP="00F51B72">
            <w:pPr>
              <w:spacing w:after="0" w:line="240" w:lineRule="auto"/>
              <w:jc w:val="center"/>
              <w:rPr>
                <w:bCs/>
              </w:rPr>
            </w:pPr>
            <w:r w:rsidRPr="00F51B72">
              <w:rPr>
                <w:bCs/>
              </w:rPr>
              <w:t xml:space="preserve"> }} </w:t>
            </w:r>
            <w:proofErr w:type="gramStart"/>
            <w:r w:rsidRPr="00F51B72">
              <w:rPr>
                <w:bCs/>
              </w:rPr>
              <w:t>{{ users</w:t>
            </w:r>
            <w:proofErr w:type="gramEnd"/>
            <w:r w:rsidRPr="00F51B72">
              <w:rPr>
                <w:bCs/>
              </w:rPr>
              <w:t>[</w:t>
            </w:r>
            <w:proofErr w:type="spellStart"/>
            <w:r w:rsidRPr="00F51B72">
              <w:rPr>
                <w:bCs/>
              </w:rPr>
              <w:t>i</w:t>
            </w:r>
            <w:proofErr w:type="spellEnd"/>
            <w:r w:rsidRPr="00F51B72">
              <w:rPr>
                <w:bCs/>
              </w:rPr>
              <w:t>].</w:t>
            </w:r>
            <w:proofErr w:type="spellStart"/>
            <w:r w:rsidRPr="00F51B72">
              <w:rPr>
                <w:bCs/>
              </w:rPr>
              <w:t>marriage_status</w:t>
            </w:r>
            <w:proofErr w:type="spellEnd"/>
          </w:p>
          <w:p w14:paraId="000000C8" w14:textId="7057A14B" w:rsidR="00F51B72" w:rsidRDefault="00F51B72" w:rsidP="00F51B72">
            <w:pPr>
              <w:spacing w:after="0" w:line="240" w:lineRule="auto"/>
              <w:jc w:val="center"/>
            </w:pPr>
            <w:r w:rsidRPr="00F51B72">
              <w:rPr>
                <w:bCs/>
              </w:rPr>
              <w:t xml:space="preserve"> }}</w:t>
            </w:r>
          </w:p>
        </w:tc>
      </w:tr>
      <w:tr w:rsidR="00F430DB" w14:paraId="31BC5F54" w14:textId="77777777" w:rsidTr="00DF6419">
        <w:trPr>
          <w:gridAfter w:val="1"/>
          <w:wAfter w:w="30" w:type="dxa"/>
          <w:trHeight w:val="300"/>
        </w:trPr>
        <w:tc>
          <w:tcPr>
            <w:tcW w:w="4434" w:type="dxa"/>
            <w:gridSpan w:val="2"/>
            <w:vMerge w:val="restart"/>
            <w:tcBorders>
              <w:bottom w:val="nil"/>
              <w:right w:val="single" w:sz="4" w:space="0" w:color="000000"/>
            </w:tcBorders>
            <w:shd w:val="clear" w:color="auto" w:fill="auto"/>
            <w:vAlign w:val="center"/>
          </w:tcPr>
          <w:p w14:paraId="000000C9" w14:textId="77777777" w:rsidR="00F430DB" w:rsidRDefault="00F430DB">
            <w:pPr>
              <w:rPr>
                <w:b/>
              </w:rPr>
            </w:pPr>
          </w:p>
        </w:tc>
        <w:tc>
          <w:tcPr>
            <w:tcW w:w="6971" w:type="dxa"/>
            <w:gridSpan w:val="3"/>
            <w:tcBorders>
              <w:left w:val="single" w:sz="4" w:space="0" w:color="000000"/>
              <w:bottom w:val="nil"/>
            </w:tcBorders>
            <w:shd w:val="clear" w:color="auto" w:fill="auto"/>
            <w:vAlign w:val="bottom"/>
          </w:tcPr>
          <w:p w14:paraId="000000CB" w14:textId="2170ED57" w:rsidR="00F430DB" w:rsidRDefault="001877EC">
            <w:pPr>
              <w:spacing w:after="0" w:line="240" w:lineRule="auto"/>
            </w:pPr>
            <w:r>
              <w:rPr>
                <w:b/>
              </w:rPr>
              <w:t>Have either of you been previously married? </w:t>
            </w:r>
            <w:r>
              <w:t xml:space="preserve">  </w:t>
            </w:r>
            <w:proofErr w:type="gramStart"/>
            <w:r w:rsidR="00FC56DB" w:rsidRPr="00FC56DB">
              <w:t xml:space="preserve">{{ </w:t>
            </w:r>
            <w:proofErr w:type="spellStart"/>
            <w:r w:rsidR="00FC56DB" w:rsidRPr="00FC56DB">
              <w:t>output</w:t>
            </w:r>
            <w:proofErr w:type="gramEnd"/>
            <w:r w:rsidR="00FC56DB" w:rsidRPr="00FC56DB">
              <w:t>_checkbox</w:t>
            </w:r>
            <w:proofErr w:type="spellEnd"/>
            <w:r w:rsidR="00FC56DB" w:rsidRPr="00FC56DB">
              <w:t>(users[</w:t>
            </w:r>
            <w:proofErr w:type="spellStart"/>
            <w:r w:rsidR="00FC56DB" w:rsidRPr="00FC56DB">
              <w:t>i</w:t>
            </w:r>
            <w:proofErr w:type="spellEnd"/>
            <w:r w:rsidR="00FC56DB" w:rsidRPr="00FC56DB">
              <w:t>].</w:t>
            </w:r>
            <w:proofErr w:type="spellStart"/>
            <w:r w:rsidR="00FC56DB" w:rsidRPr="00FC56DB">
              <w:t>marriage_previously</w:t>
            </w:r>
            <w:proofErr w:type="spellEnd"/>
            <w:r w:rsidR="00FC56DB" w:rsidRPr="00FC56DB">
              <w:t xml:space="preserve">) }} YES  {{ </w:t>
            </w:r>
            <w:proofErr w:type="spellStart"/>
            <w:r w:rsidR="00FC56DB" w:rsidRPr="00FC56DB">
              <w:t>output_checkbox</w:t>
            </w:r>
            <w:proofErr w:type="spellEnd"/>
            <w:r w:rsidR="00FC56DB" w:rsidRPr="00FC56DB">
              <w:t>(not users[</w:t>
            </w:r>
            <w:proofErr w:type="spellStart"/>
            <w:r w:rsidR="00FC56DB" w:rsidRPr="00FC56DB">
              <w:t>i</w:t>
            </w:r>
            <w:proofErr w:type="spellEnd"/>
            <w:r w:rsidR="00FC56DB" w:rsidRPr="00FC56DB">
              <w:t>].</w:t>
            </w:r>
            <w:proofErr w:type="spellStart"/>
            <w:r w:rsidR="00FC56DB" w:rsidRPr="00FC56DB">
              <w:t>marriage_previously</w:t>
            </w:r>
            <w:proofErr w:type="spellEnd"/>
            <w:r w:rsidR="00FC56DB" w:rsidRPr="00FC56DB">
              <w:t>) }} NO</w:t>
            </w:r>
          </w:p>
        </w:tc>
      </w:tr>
      <w:tr w:rsidR="00F430DB" w14:paraId="22A1E7E5" w14:textId="77777777" w:rsidTr="00DF6419">
        <w:trPr>
          <w:gridAfter w:val="1"/>
          <w:wAfter w:w="30" w:type="dxa"/>
          <w:trHeight w:val="509"/>
        </w:trPr>
        <w:tc>
          <w:tcPr>
            <w:tcW w:w="4434" w:type="dxa"/>
            <w:gridSpan w:val="2"/>
            <w:vMerge/>
            <w:tcBorders>
              <w:bottom w:val="nil"/>
              <w:right w:val="single" w:sz="4" w:space="0" w:color="000000"/>
            </w:tcBorders>
            <w:shd w:val="clear" w:color="auto" w:fill="auto"/>
            <w:vAlign w:val="center"/>
          </w:tcPr>
          <w:p w14:paraId="000000CF" w14:textId="77777777" w:rsidR="00F430DB" w:rsidRDefault="00F430DB">
            <w:pPr>
              <w:widowControl w:val="0"/>
              <w:pBdr>
                <w:top w:val="nil"/>
                <w:left w:val="nil"/>
                <w:bottom w:val="nil"/>
                <w:right w:val="nil"/>
                <w:between w:val="nil"/>
              </w:pBdr>
              <w:spacing w:after="0"/>
            </w:pPr>
          </w:p>
        </w:tc>
        <w:tc>
          <w:tcPr>
            <w:tcW w:w="6971" w:type="dxa"/>
            <w:gridSpan w:val="3"/>
            <w:vMerge w:val="restart"/>
            <w:tcBorders>
              <w:top w:val="nil"/>
              <w:left w:val="single" w:sz="4" w:space="0" w:color="000000"/>
            </w:tcBorders>
            <w:shd w:val="clear" w:color="auto" w:fill="auto"/>
            <w:vAlign w:val="center"/>
          </w:tcPr>
          <w:p w14:paraId="35A1AF14" w14:textId="77777777" w:rsidR="00FC56DB" w:rsidRPr="00FC56DB" w:rsidRDefault="001877EC" w:rsidP="00FC56DB">
            <w:pPr>
              <w:spacing w:after="0" w:line="240" w:lineRule="auto"/>
            </w:pPr>
            <w:r>
              <w:t>Date of Marriage</w:t>
            </w:r>
            <w:r w:rsidR="00FC56DB">
              <w:t xml:space="preserve"> </w:t>
            </w:r>
            <w:proofErr w:type="gramStart"/>
            <w:r w:rsidR="00FC56DB" w:rsidRPr="00FC56DB">
              <w:t>{{ users</w:t>
            </w:r>
            <w:proofErr w:type="gramEnd"/>
            <w:r w:rsidR="00FC56DB" w:rsidRPr="00FC56DB">
              <w:t>[</w:t>
            </w:r>
            <w:proofErr w:type="spellStart"/>
            <w:r w:rsidR="00FC56DB" w:rsidRPr="00FC56DB">
              <w:t>i</w:t>
            </w:r>
            <w:proofErr w:type="spellEnd"/>
            <w:r w:rsidR="00FC56DB" w:rsidRPr="00FC56DB">
              <w:t>].</w:t>
            </w:r>
            <w:proofErr w:type="spellStart"/>
            <w:r w:rsidR="00FC56DB" w:rsidRPr="00FC56DB">
              <w:t>previous_marriage_date.format</w:t>
            </w:r>
            <w:proofErr w:type="spellEnd"/>
            <w:r w:rsidR="00FC56DB" w:rsidRPr="00FC56DB">
              <w:t>(“MM/dd/</w:t>
            </w:r>
            <w:proofErr w:type="spellStart"/>
            <w:r w:rsidR="00FC56DB" w:rsidRPr="00FC56DB">
              <w:t>yyyy</w:t>
            </w:r>
            <w:proofErr w:type="spellEnd"/>
            <w:r w:rsidR="00FC56DB" w:rsidRPr="00FC56DB">
              <w:t>”) }}</w:t>
            </w:r>
          </w:p>
          <w:p w14:paraId="000000D5" w14:textId="18DF92D7" w:rsidR="00F430DB" w:rsidRDefault="001877EC" w:rsidP="00FC56DB">
            <w:pPr>
              <w:spacing w:after="0" w:line="240" w:lineRule="auto"/>
            </w:pPr>
            <w:r>
              <w:t>Date of Divorce</w:t>
            </w:r>
            <w:r w:rsidR="00FC56DB">
              <w:t xml:space="preserve"> </w:t>
            </w:r>
            <w:proofErr w:type="gramStart"/>
            <w:r w:rsidR="00FC56DB" w:rsidRPr="00FC56DB">
              <w:t>{{ users</w:t>
            </w:r>
            <w:proofErr w:type="gramEnd"/>
            <w:r w:rsidR="00FC56DB" w:rsidRPr="00FC56DB">
              <w:t>[</w:t>
            </w:r>
            <w:proofErr w:type="spellStart"/>
            <w:r w:rsidR="00FC56DB" w:rsidRPr="00FC56DB">
              <w:t>i</w:t>
            </w:r>
            <w:proofErr w:type="spellEnd"/>
            <w:r w:rsidR="00FC56DB" w:rsidRPr="00FC56DB">
              <w:t>].</w:t>
            </w:r>
            <w:proofErr w:type="spellStart"/>
            <w:r w:rsidR="00FC56DB" w:rsidRPr="00FC56DB">
              <w:t>previous_divorce_date.format</w:t>
            </w:r>
            <w:proofErr w:type="spellEnd"/>
            <w:r w:rsidR="00FC56DB" w:rsidRPr="00FC56DB">
              <w:t>(“MM/dd/</w:t>
            </w:r>
            <w:proofErr w:type="spellStart"/>
            <w:r w:rsidR="00FC56DB" w:rsidRPr="00FC56DB">
              <w:t>yyyy</w:t>
            </w:r>
            <w:proofErr w:type="spellEnd"/>
            <w:r w:rsidR="00FC56DB" w:rsidRPr="00FC56DB">
              <w:t>”) }}</w:t>
            </w:r>
          </w:p>
        </w:tc>
      </w:tr>
      <w:tr w:rsidR="00F430DB" w14:paraId="3849EF85" w14:textId="77777777" w:rsidTr="00DF6419">
        <w:trPr>
          <w:gridAfter w:val="1"/>
          <w:wAfter w:w="30" w:type="dxa"/>
          <w:trHeight w:val="509"/>
        </w:trPr>
        <w:tc>
          <w:tcPr>
            <w:tcW w:w="4434" w:type="dxa"/>
            <w:gridSpan w:val="2"/>
            <w:vMerge w:val="restart"/>
            <w:tcBorders>
              <w:top w:val="nil"/>
              <w:right w:val="single" w:sz="4" w:space="0" w:color="000000"/>
            </w:tcBorders>
            <w:shd w:val="clear" w:color="auto" w:fill="auto"/>
          </w:tcPr>
          <w:p w14:paraId="000000D9" w14:textId="77777777" w:rsidR="00F430DB" w:rsidRDefault="00F430DB"/>
        </w:tc>
        <w:tc>
          <w:tcPr>
            <w:tcW w:w="6971" w:type="dxa"/>
            <w:gridSpan w:val="3"/>
            <w:vMerge/>
            <w:tcBorders>
              <w:top w:val="nil"/>
              <w:left w:val="single" w:sz="4" w:space="0" w:color="000000"/>
            </w:tcBorders>
            <w:shd w:val="clear" w:color="auto" w:fill="auto"/>
            <w:vAlign w:val="center"/>
          </w:tcPr>
          <w:p w14:paraId="000000DB" w14:textId="77777777" w:rsidR="00F430DB" w:rsidRDefault="00F430DB">
            <w:pPr>
              <w:widowControl w:val="0"/>
              <w:pBdr>
                <w:top w:val="nil"/>
                <w:left w:val="nil"/>
                <w:bottom w:val="nil"/>
                <w:right w:val="nil"/>
                <w:between w:val="nil"/>
              </w:pBdr>
              <w:spacing w:after="0"/>
            </w:pPr>
          </w:p>
        </w:tc>
      </w:tr>
      <w:tr w:rsidR="00F430DB" w14:paraId="0776850E" w14:textId="77777777" w:rsidTr="00DF6419">
        <w:trPr>
          <w:gridAfter w:val="1"/>
          <w:wAfter w:w="30" w:type="dxa"/>
          <w:trHeight w:val="300"/>
        </w:trPr>
        <w:tc>
          <w:tcPr>
            <w:tcW w:w="4434" w:type="dxa"/>
            <w:gridSpan w:val="2"/>
            <w:vMerge/>
            <w:tcBorders>
              <w:top w:val="nil"/>
              <w:right w:val="single" w:sz="4" w:space="0" w:color="000000"/>
            </w:tcBorders>
            <w:shd w:val="clear" w:color="auto" w:fill="auto"/>
          </w:tcPr>
          <w:p w14:paraId="000000DF" w14:textId="77777777" w:rsidR="00F430DB" w:rsidRDefault="00F430DB">
            <w:pPr>
              <w:widowControl w:val="0"/>
              <w:pBdr>
                <w:top w:val="nil"/>
                <w:left w:val="nil"/>
                <w:bottom w:val="nil"/>
                <w:right w:val="nil"/>
                <w:between w:val="nil"/>
              </w:pBdr>
              <w:spacing w:after="0"/>
            </w:pPr>
          </w:p>
        </w:tc>
        <w:tc>
          <w:tcPr>
            <w:tcW w:w="6971" w:type="dxa"/>
            <w:gridSpan w:val="3"/>
            <w:tcBorders>
              <w:top w:val="nil"/>
              <w:left w:val="single" w:sz="4" w:space="0" w:color="000000"/>
            </w:tcBorders>
          </w:tcPr>
          <w:p w14:paraId="000000E1" w14:textId="7A9B8BB8" w:rsidR="00F430DB" w:rsidRDefault="001877EC" w:rsidP="001877EC">
            <w:pPr>
              <w:spacing w:after="0" w:line="240" w:lineRule="auto"/>
              <w:jc w:val="center"/>
            </w:pPr>
            <w:r>
              <w:rPr>
                <w:b/>
              </w:rPr>
              <w:t xml:space="preserve">Concerns of Marriage Fraud?  </w:t>
            </w:r>
            <w:r>
              <w:t xml:space="preserve">    </w:t>
            </w:r>
            <w:proofErr w:type="gramStart"/>
            <w:r w:rsidRPr="001877EC">
              <w:t xml:space="preserve">{{ </w:t>
            </w:r>
            <w:proofErr w:type="spellStart"/>
            <w:r w:rsidRPr="001877EC">
              <w:t>output</w:t>
            </w:r>
            <w:proofErr w:type="gramEnd"/>
            <w:r w:rsidRPr="001877EC">
              <w:t>_checkbox</w:t>
            </w:r>
            <w:proofErr w:type="spellEnd"/>
            <w:r w:rsidRPr="001877EC">
              <w:t>(users[</w:t>
            </w:r>
            <w:proofErr w:type="spellStart"/>
            <w:r w:rsidRPr="001877EC">
              <w:t>i</w:t>
            </w:r>
            <w:proofErr w:type="spellEnd"/>
            <w:r w:rsidRPr="001877EC">
              <w:t>].</w:t>
            </w:r>
            <w:proofErr w:type="spellStart"/>
            <w:r w:rsidRPr="001877EC">
              <w:t>marriage_fraud</w:t>
            </w:r>
            <w:proofErr w:type="spellEnd"/>
            <w:r w:rsidRPr="001877EC">
              <w:t xml:space="preserve">) }} YES  {{ </w:t>
            </w:r>
            <w:proofErr w:type="spellStart"/>
            <w:r w:rsidRPr="001877EC">
              <w:t>output_checkbox</w:t>
            </w:r>
            <w:proofErr w:type="spellEnd"/>
            <w:r w:rsidRPr="001877EC">
              <w:t>(not users[</w:t>
            </w:r>
            <w:proofErr w:type="spellStart"/>
            <w:r w:rsidRPr="001877EC">
              <w:t>i</w:t>
            </w:r>
            <w:proofErr w:type="spellEnd"/>
            <w:r w:rsidRPr="001877EC">
              <w:t>].</w:t>
            </w:r>
            <w:proofErr w:type="spellStart"/>
            <w:r w:rsidRPr="001877EC">
              <w:t>marriage_fraud</w:t>
            </w:r>
            <w:proofErr w:type="spellEnd"/>
            <w:r w:rsidRPr="001877EC">
              <w:t>) }} NO</w:t>
            </w:r>
          </w:p>
        </w:tc>
      </w:tr>
      <w:tr w:rsidR="00F430DB" w14:paraId="68DB255A" w14:textId="77777777" w:rsidTr="00DF6419">
        <w:trPr>
          <w:gridAfter w:val="1"/>
          <w:wAfter w:w="30" w:type="dxa"/>
          <w:cantSplit/>
          <w:trHeight w:val="300"/>
        </w:trPr>
        <w:tc>
          <w:tcPr>
            <w:tcW w:w="11405" w:type="dxa"/>
            <w:gridSpan w:val="5"/>
            <w:tcBorders>
              <w:top w:val="single" w:sz="4" w:space="0" w:color="000000"/>
              <w:left w:val="single" w:sz="4" w:space="0" w:color="000000"/>
              <w:bottom w:val="single" w:sz="4" w:space="0" w:color="000000"/>
            </w:tcBorders>
            <w:shd w:val="clear" w:color="auto" w:fill="D9E2F3"/>
            <w:vAlign w:val="center"/>
          </w:tcPr>
          <w:p w14:paraId="000000E5" w14:textId="77777777" w:rsidR="00F430DB" w:rsidRDefault="001877EC">
            <w:pPr>
              <w:spacing w:line="240" w:lineRule="auto"/>
              <w:jc w:val="center"/>
              <w:rPr>
                <w:b/>
              </w:rPr>
            </w:pPr>
            <w:r>
              <w:rPr>
                <w:b/>
              </w:rPr>
              <w:lastRenderedPageBreak/>
              <w:t>CHILDREN</w:t>
            </w:r>
          </w:p>
        </w:tc>
      </w:tr>
      <w:tr w:rsidR="00F430DB" w14:paraId="7B6ABF51" w14:textId="77777777" w:rsidTr="00DF6419">
        <w:trPr>
          <w:cantSplit/>
          <w:trHeight w:val="300"/>
        </w:trPr>
        <w:tc>
          <w:tcPr>
            <w:tcW w:w="11405" w:type="dxa"/>
            <w:gridSpan w:val="5"/>
            <w:tcBorders>
              <w:top w:val="single" w:sz="4" w:space="0" w:color="000000"/>
              <w:left w:val="single" w:sz="4" w:space="0" w:color="000000"/>
              <w:bottom w:val="single" w:sz="4" w:space="0" w:color="000000"/>
            </w:tcBorders>
            <w:shd w:val="clear" w:color="auto" w:fill="auto"/>
            <w:vAlign w:val="center"/>
          </w:tcPr>
          <w:p w14:paraId="000000EB" w14:textId="77777777" w:rsidR="00F430DB" w:rsidRDefault="001877EC">
            <w:pPr>
              <w:spacing w:line="240" w:lineRule="auto"/>
              <w:rPr>
                <w:b/>
              </w:rPr>
            </w:pPr>
            <w:sdt>
              <w:sdtPr>
                <w:tag w:val="goog_rdk_34"/>
                <w:id w:val="1953051513"/>
              </w:sdtPr>
              <w:sdtContent>
                <w:commentRangeStart w:id="24"/>
              </w:sdtContent>
            </w:sdt>
            <w:r>
              <w:rPr>
                <w:b/>
              </w:rPr>
              <w:t>Do you have any children?</w:t>
            </w:r>
            <w:commentRangeEnd w:id="24"/>
            <w:r>
              <w:commentReference w:id="24"/>
            </w:r>
          </w:p>
          <w:p w14:paraId="000000EC" w14:textId="0429FB94" w:rsidR="00F430DB" w:rsidRDefault="001877EC">
            <w:pPr>
              <w:spacing w:line="240" w:lineRule="auto"/>
              <w:rPr>
                <w:b/>
              </w:rPr>
            </w:pPr>
            <w:r>
              <w:rPr>
                <w:b/>
              </w:rPr>
              <w:t>Total # of Children:</w:t>
            </w:r>
            <w:r>
              <w:rPr>
                <w:b/>
              </w:rPr>
              <w:br/>
              <w:t>{%p for x in users[</w:t>
            </w:r>
            <w:proofErr w:type="spellStart"/>
            <w:r>
              <w:rPr>
                <w:b/>
              </w:rPr>
              <w:t>i</w:t>
            </w:r>
            <w:proofErr w:type="spellEnd"/>
            <w:proofErr w:type="gramStart"/>
            <w:r>
              <w:rPr>
                <w:b/>
              </w:rPr>
              <w:t>].children</w:t>
            </w:r>
            <w:proofErr w:type="gramEnd"/>
            <w:r>
              <w:rPr>
                <w:b/>
              </w:rPr>
              <w:t>: %}</w:t>
            </w:r>
          </w:p>
          <w:p w14:paraId="000000ED" w14:textId="0E62AC86" w:rsidR="00F430DB" w:rsidRPr="003D4A24" w:rsidRDefault="001877EC">
            <w:pPr>
              <w:spacing w:line="240" w:lineRule="auto"/>
              <w:rPr>
                <w:b/>
              </w:rPr>
            </w:pPr>
            <w:r>
              <w:rPr>
                <w:b/>
              </w:rPr>
              <w:t xml:space="preserve">Name of Child </w:t>
            </w:r>
            <w:proofErr w:type="gramStart"/>
            <w:r w:rsidR="003D4A24">
              <w:rPr>
                <w:b/>
              </w:rPr>
              <w:t xml:space="preserve">{{ </w:t>
            </w:r>
            <w:proofErr w:type="spellStart"/>
            <w:r w:rsidR="003D4A24">
              <w:rPr>
                <w:b/>
              </w:rPr>
              <w:t>x</w:t>
            </w:r>
            <w:proofErr w:type="gramEnd"/>
            <w:r w:rsidR="003D4A24">
              <w:rPr>
                <w:b/>
              </w:rPr>
              <w:t>.</w:t>
            </w:r>
            <w:r w:rsidR="003D4A24" w:rsidRPr="003D4A24">
              <w:rPr>
                <w:b/>
              </w:rPr>
              <w:t>ordinal</w:t>
            </w:r>
            <w:proofErr w:type="spellEnd"/>
            <w:r w:rsidR="003D4A24">
              <w:rPr>
                <w:b/>
              </w:rPr>
              <w:t xml:space="preserve"> }}</w:t>
            </w:r>
            <w:r>
              <w:rPr>
                <w:b/>
              </w:rPr>
              <w:t xml:space="preserve">: </w:t>
            </w:r>
            <w:r w:rsidRPr="001877EC">
              <w:rPr>
                <w:bCs/>
              </w:rPr>
              <w:t xml:space="preserve">{{ </w:t>
            </w:r>
            <w:proofErr w:type="spellStart"/>
            <w:r w:rsidRPr="001877EC">
              <w:rPr>
                <w:bCs/>
              </w:rPr>
              <w:t>x.fullname</w:t>
            </w:r>
            <w:proofErr w:type="spellEnd"/>
            <w:r w:rsidRPr="001877EC">
              <w:rPr>
                <w:bCs/>
              </w:rPr>
              <w:t xml:space="preserve"> }}</w:t>
            </w:r>
          </w:p>
          <w:p w14:paraId="000000EE" w14:textId="77777777" w:rsidR="00F430DB" w:rsidRDefault="001877EC">
            <w:pPr>
              <w:spacing w:after="0" w:line="240" w:lineRule="auto"/>
              <w:rPr>
                <w:b/>
              </w:rPr>
            </w:pPr>
            <w:r>
              <w:rPr>
                <w:b/>
              </w:rPr>
              <w:t xml:space="preserve">                                                                     Country/</w:t>
            </w:r>
            <w:proofErr w:type="spellStart"/>
            <w:r>
              <w:rPr>
                <w:b/>
              </w:rPr>
              <w:t>ies</w:t>
            </w:r>
            <w:proofErr w:type="spellEnd"/>
            <w:r>
              <w:rPr>
                <w:b/>
              </w:rPr>
              <w:t xml:space="preserve">                                                                                          Bio/adopted/</w:t>
            </w:r>
          </w:p>
          <w:p w14:paraId="000000EF" w14:textId="77777777" w:rsidR="00F430DB" w:rsidRDefault="001877EC">
            <w:pPr>
              <w:spacing w:after="0" w:line="240" w:lineRule="auto"/>
              <w:rPr>
                <w:b/>
              </w:rPr>
            </w:pPr>
            <w:r>
              <w:rPr>
                <w:b/>
              </w:rPr>
              <w:t xml:space="preserve"> DOB                     Country of birth         of Nationality          </w:t>
            </w:r>
            <w:proofErr w:type="spellStart"/>
            <w:r>
              <w:rPr>
                <w:b/>
              </w:rPr>
              <w:t>Imm</w:t>
            </w:r>
            <w:proofErr w:type="spellEnd"/>
            <w:r>
              <w:rPr>
                <w:b/>
              </w:rPr>
              <w:t xml:space="preserve"> Status          Current Location               stepchild?</w:t>
            </w:r>
          </w:p>
          <w:tbl>
            <w:tblPr>
              <w:tblStyle w:val="18"/>
              <w:tblW w:w="10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70"/>
              <w:gridCol w:w="1890"/>
              <w:gridCol w:w="1815"/>
              <w:gridCol w:w="1547"/>
              <w:gridCol w:w="2225"/>
              <w:gridCol w:w="1770"/>
            </w:tblGrid>
            <w:tr w:rsidR="00F430DB" w14:paraId="0F73DFA4" w14:textId="77777777">
              <w:trPr>
                <w:trHeight w:val="300"/>
              </w:trPr>
              <w:tc>
                <w:tcPr>
                  <w:tcW w:w="1470" w:type="dxa"/>
                </w:tcPr>
                <w:p w14:paraId="000000F0" w14:textId="70CF5524" w:rsidR="00F430DB" w:rsidRPr="001877EC" w:rsidRDefault="001877EC" w:rsidP="00F51B72">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.birthdate</w:t>
                  </w:r>
                  <w:proofErr w:type="spellEnd"/>
                  <w:r w:rsidRPr="001877EC">
                    <w:rPr>
                      <w:bCs/>
                    </w:rPr>
                    <w:t xml:space="preserve"> }}</w:t>
                  </w:r>
                </w:p>
              </w:tc>
              <w:tc>
                <w:tcPr>
                  <w:tcW w:w="1890" w:type="dxa"/>
                </w:tcPr>
                <w:p w14:paraId="71A60B97" w14:textId="77777777" w:rsidR="001877EC" w:rsidRPr="001877EC" w:rsidRDefault="001877EC" w:rsidP="001877EC">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.country_of_birth</w:t>
                  </w:r>
                  <w:proofErr w:type="spellEnd"/>
                </w:p>
                <w:p w14:paraId="000000F1" w14:textId="0A179F9D" w:rsidR="00F430DB" w:rsidRDefault="001877EC" w:rsidP="00F51B72">
                  <w:pPr>
                    <w:framePr w:hSpace="180" w:wrap="around" w:vAnchor="text" w:hAnchor="text" w:x="-195" w:y="1"/>
                    <w:rPr>
                      <w:b/>
                    </w:rPr>
                  </w:pPr>
                  <w:r w:rsidRPr="001877EC">
                    <w:rPr>
                      <w:bCs/>
                    </w:rPr>
                    <w:t>}}</w:t>
                  </w:r>
                </w:p>
              </w:tc>
              <w:tc>
                <w:tcPr>
                  <w:tcW w:w="1815" w:type="dxa"/>
                </w:tcPr>
                <w:p w14:paraId="5A2A3B7A" w14:textId="77777777" w:rsidR="001877EC" w:rsidRPr="001877EC" w:rsidRDefault="001877EC" w:rsidP="001877EC">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.country_of_nationality</w:t>
                  </w:r>
                  <w:proofErr w:type="spellEnd"/>
                </w:p>
                <w:p w14:paraId="000000F2" w14:textId="2138ACA9" w:rsidR="00F430DB" w:rsidRDefault="001877EC" w:rsidP="00F51B72">
                  <w:pPr>
                    <w:framePr w:hSpace="180" w:wrap="around" w:vAnchor="text" w:hAnchor="text" w:x="-195" w:y="1"/>
                    <w:rPr>
                      <w:b/>
                    </w:rPr>
                  </w:pPr>
                  <w:r w:rsidRPr="001877EC">
                    <w:rPr>
                      <w:bCs/>
                    </w:rPr>
                    <w:t>}}</w:t>
                  </w:r>
                </w:p>
              </w:tc>
              <w:tc>
                <w:tcPr>
                  <w:tcW w:w="1547" w:type="dxa"/>
                </w:tcPr>
                <w:p w14:paraId="581877D8" w14:textId="77777777" w:rsidR="001877EC" w:rsidRPr="001877EC" w:rsidRDefault="001877EC" w:rsidP="001877EC">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.immigration_status</w:t>
                  </w:r>
                  <w:proofErr w:type="spellEnd"/>
                </w:p>
                <w:p w14:paraId="000000F3" w14:textId="3DBA7B2D" w:rsidR="00F430DB" w:rsidRDefault="001877EC" w:rsidP="00F51B72">
                  <w:pPr>
                    <w:framePr w:hSpace="180" w:wrap="around" w:vAnchor="text" w:hAnchor="text" w:x="-195" w:y="1"/>
                    <w:rPr>
                      <w:b/>
                    </w:rPr>
                  </w:pPr>
                  <w:r w:rsidRPr="001877EC">
                    <w:rPr>
                      <w:bCs/>
                    </w:rPr>
                    <w:t>}}</w:t>
                  </w:r>
                </w:p>
              </w:tc>
              <w:tc>
                <w:tcPr>
                  <w:tcW w:w="2225" w:type="dxa"/>
                </w:tcPr>
                <w:p w14:paraId="453623A1" w14:textId="77777777" w:rsidR="001877EC" w:rsidRPr="001877EC" w:rsidRDefault="001877EC" w:rsidP="001877EC">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.location</w:t>
                  </w:r>
                  <w:proofErr w:type="spellEnd"/>
                </w:p>
                <w:p w14:paraId="000000F4" w14:textId="4901B6B9" w:rsidR="00F430DB" w:rsidRDefault="001877EC" w:rsidP="00F51B72">
                  <w:pPr>
                    <w:framePr w:hSpace="180" w:wrap="around" w:vAnchor="text" w:hAnchor="text" w:x="-195" w:y="1"/>
                    <w:rPr>
                      <w:b/>
                    </w:rPr>
                  </w:pPr>
                  <w:r w:rsidRPr="001877EC">
                    <w:rPr>
                      <w:bCs/>
                    </w:rPr>
                    <w:t>}}</w:t>
                  </w:r>
                </w:p>
              </w:tc>
              <w:tc>
                <w:tcPr>
                  <w:tcW w:w="1770" w:type="dxa"/>
                </w:tcPr>
                <w:p w14:paraId="1C3598FD" w14:textId="77777777" w:rsidR="001877EC" w:rsidRPr="001877EC" w:rsidRDefault="001877EC" w:rsidP="001877EC">
                  <w:pPr>
                    <w:framePr w:hSpace="180" w:wrap="around" w:vAnchor="text" w:hAnchor="text" w:x="-195" w:y="1"/>
                    <w:rPr>
                      <w:bCs/>
                    </w:rPr>
                  </w:pPr>
                  <w:proofErr w:type="gramStart"/>
                  <w:r w:rsidRPr="001877EC">
                    <w:rPr>
                      <w:bCs/>
                    </w:rPr>
                    <w:t xml:space="preserve">{{ </w:t>
                  </w:r>
                  <w:proofErr w:type="spellStart"/>
                  <w:r w:rsidRPr="001877EC">
                    <w:rPr>
                      <w:bCs/>
                    </w:rPr>
                    <w:t>x</w:t>
                  </w:r>
                  <w:proofErr w:type="gramEnd"/>
                  <w:r w:rsidRPr="001877EC">
                    <w:rPr>
                      <w:bCs/>
                    </w:rPr>
                    <w:t>.relation</w:t>
                  </w:r>
                  <w:proofErr w:type="spellEnd"/>
                </w:p>
                <w:p w14:paraId="000000F5" w14:textId="4F3AD5AF" w:rsidR="00F430DB" w:rsidRDefault="001877EC" w:rsidP="00F51B72">
                  <w:pPr>
                    <w:framePr w:hSpace="180" w:wrap="around" w:vAnchor="text" w:hAnchor="text" w:x="-195" w:y="1"/>
                    <w:rPr>
                      <w:b/>
                    </w:rPr>
                  </w:pPr>
                  <w:r w:rsidRPr="001877EC">
                    <w:rPr>
                      <w:bCs/>
                    </w:rPr>
                    <w:t>}}</w:t>
                  </w:r>
                </w:p>
              </w:tc>
            </w:tr>
          </w:tbl>
          <w:p w14:paraId="000000F6" w14:textId="21EA11C3" w:rsidR="00F430DB" w:rsidRDefault="001877EC">
            <w:pPr>
              <w:spacing w:line="240" w:lineRule="auto"/>
              <w:rPr>
                <w:b/>
              </w:rPr>
            </w:pPr>
            <w:r>
              <w:rPr>
                <w:b/>
              </w:rPr>
              <w:t xml:space="preserve">{%p </w:t>
            </w:r>
            <w:proofErr w:type="spellStart"/>
            <w:r>
              <w:rPr>
                <w:b/>
              </w:rPr>
              <w:t>endfor</w:t>
            </w:r>
            <w:proofErr w:type="spellEnd"/>
            <w:r>
              <w:rPr>
                <w:b/>
              </w:rPr>
              <w:t xml:space="preserve"> %}</w:t>
            </w:r>
          </w:p>
          <w:p w14:paraId="0000011E" w14:textId="77777777" w:rsidR="00F430DB" w:rsidRDefault="001877EC">
            <w:pPr>
              <w:rPr>
                <w:b/>
              </w:rPr>
            </w:pPr>
            <w:r>
              <w:rPr>
                <w:b/>
              </w:rPr>
              <w:t>For additional children, continue in the “Notes” section at the end of the screener.</w:t>
            </w:r>
          </w:p>
        </w:tc>
        <w:tc>
          <w:tcPr>
            <w:tcW w:w="30" w:type="dxa"/>
          </w:tcPr>
          <w:p w14:paraId="00000124" w14:textId="77777777" w:rsidR="00F430DB" w:rsidRDefault="00F430DB">
            <w:pPr>
              <w:spacing w:after="0" w:line="240" w:lineRule="auto"/>
            </w:pPr>
          </w:p>
        </w:tc>
      </w:tr>
      <w:tr w:rsidR="00DF6419" w14:paraId="7E473C14" w14:textId="77777777" w:rsidTr="00DF6419">
        <w:trPr>
          <w:gridAfter w:val="1"/>
          <w:wAfter w:w="30" w:type="dxa"/>
          <w:cantSplit/>
          <w:trHeight w:val="600"/>
        </w:trPr>
        <w:tc>
          <w:tcPr>
            <w:tcW w:w="11405" w:type="dxa"/>
            <w:gridSpan w:val="5"/>
            <w:tcBorders>
              <w:top w:val="single" w:sz="4" w:space="0" w:color="000000"/>
              <w:left w:val="single" w:sz="4" w:space="0" w:color="000000"/>
            </w:tcBorders>
            <w:shd w:val="clear" w:color="auto" w:fill="auto"/>
            <w:vAlign w:val="center"/>
          </w:tcPr>
          <w:p w14:paraId="0000012F" w14:textId="600FBD7C" w:rsidR="00DF6419" w:rsidRPr="00DF6419" w:rsidRDefault="00DF6419">
            <w:pPr>
              <w:spacing w:after="160" w:line="259" w:lineRule="auto"/>
              <w:jc w:val="center"/>
              <w:rPr>
                <w:rFonts w:ascii="Arial" w:hAnsi="Arial" w:cs="Arial"/>
                <w:b/>
                <w:bCs/>
              </w:rPr>
            </w:pPr>
            <w:r>
              <w:rPr>
                <w:b/>
              </w:rPr>
              <w:t>Other Family Members</w:t>
            </w:r>
          </w:p>
        </w:tc>
      </w:tr>
      <w:tr w:rsidR="00DF6419" w14:paraId="4EA25490" w14:textId="77777777" w:rsidTr="00DF6419">
        <w:trPr>
          <w:gridAfter w:val="1"/>
          <w:wAfter w:w="30" w:type="dxa"/>
          <w:cantSplit/>
          <w:trHeight w:val="600"/>
        </w:trPr>
        <w:tc>
          <w:tcPr>
            <w:tcW w:w="9525" w:type="dxa"/>
            <w:gridSpan w:val="4"/>
            <w:tcBorders>
              <w:top w:val="single" w:sz="4" w:space="0" w:color="000000"/>
              <w:left w:val="single" w:sz="4" w:space="0" w:color="000000"/>
            </w:tcBorders>
            <w:shd w:val="clear" w:color="auto" w:fill="auto"/>
            <w:vAlign w:val="center"/>
          </w:tcPr>
          <w:p w14:paraId="74991855" w14:textId="45DCBE62" w:rsidR="00DF6419" w:rsidRPr="00DF6419" w:rsidRDefault="00DF6419" w:rsidP="00DF6419">
            <w:pPr>
              <w:spacing w:after="0"/>
              <w:ind w:left="75"/>
              <w:rPr>
                <w:rFonts w:ascii="Arial" w:eastAsia="Arial" w:hAnsi="Arial" w:cs="Arial"/>
              </w:rPr>
            </w:pPr>
            <w:r>
              <w:rPr>
                <w:rFonts w:ascii="Arial" w:eastAsia="Arial" w:hAnsi="Arial" w:cs="Arial"/>
              </w:rPr>
              <w:t>Does anyone in your family have status in the United States, including extended family, stepparents, stepchildren, or parents of your stepchildren?</w:t>
            </w:r>
            <w:commentRangeStart w:id="25"/>
            <w:commentRangeEnd w:id="25"/>
            <w:r>
              <w:commentReference w:id="25"/>
            </w:r>
          </w:p>
        </w:tc>
        <w:tc>
          <w:tcPr>
            <w:tcW w:w="1880" w:type="dxa"/>
            <w:tcBorders>
              <w:top w:val="single" w:sz="4" w:space="0" w:color="000000"/>
              <w:left w:val="single" w:sz="4" w:space="0" w:color="000000"/>
            </w:tcBorders>
            <w:shd w:val="clear" w:color="auto" w:fill="auto"/>
            <w:vAlign w:val="center"/>
          </w:tcPr>
          <w:p w14:paraId="0C41AD4F" w14:textId="1D1087E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other_family_status</w:t>
            </w:r>
            <w:proofErr w:type="spellEnd"/>
            <w:r w:rsidRPr="00CE77E3">
              <w:rPr>
                <w:bCs/>
                <w:u w:val="single"/>
              </w:rPr>
              <w:t>) }} NO</w:t>
            </w:r>
          </w:p>
        </w:tc>
      </w:tr>
      <w:tr w:rsidR="00DF6419" w14:paraId="7738DDC0" w14:textId="77777777" w:rsidTr="00DF6419">
        <w:trPr>
          <w:gridAfter w:val="1"/>
          <w:wAfter w:w="30" w:type="dxa"/>
          <w:cantSplit/>
          <w:trHeight w:val="600"/>
        </w:trPr>
        <w:tc>
          <w:tcPr>
            <w:tcW w:w="9525" w:type="dxa"/>
            <w:gridSpan w:val="4"/>
            <w:tcBorders>
              <w:top w:val="single" w:sz="4" w:space="0" w:color="000000"/>
              <w:left w:val="single" w:sz="4" w:space="0" w:color="000000"/>
            </w:tcBorders>
            <w:shd w:val="clear" w:color="auto" w:fill="auto"/>
            <w:vAlign w:val="center"/>
          </w:tcPr>
          <w:p w14:paraId="6CC6C558" w14:textId="40808C4B" w:rsidR="00DF6419" w:rsidRDefault="00DF6419" w:rsidP="00DF6419">
            <w:pPr>
              <w:spacing w:after="0"/>
              <w:ind w:left="75"/>
              <w:rPr>
                <w:rFonts w:ascii="Arial" w:eastAsia="Arial" w:hAnsi="Arial" w:cs="Arial"/>
              </w:rPr>
            </w:pPr>
            <w:sdt>
              <w:sdtPr>
                <w:tag w:val="goog_rdk_36"/>
                <w:id w:val="631211709"/>
              </w:sdtPr>
              <w:sdtContent>
                <w:commentRangeStart w:id="26"/>
              </w:sdtContent>
            </w:sdt>
            <w:r>
              <w:rPr>
                <w:rFonts w:ascii="Arial" w:eastAsia="Arial" w:hAnsi="Arial" w:cs="Arial"/>
              </w:rPr>
              <w:t>Do your spouse, children, parents, grandparents, or siblings have any pending immigration applications/petitions?</w:t>
            </w:r>
            <w:commentRangeEnd w:id="26"/>
            <w:r>
              <w:commentReference w:id="26"/>
            </w:r>
          </w:p>
        </w:tc>
        <w:tc>
          <w:tcPr>
            <w:tcW w:w="1880" w:type="dxa"/>
            <w:tcBorders>
              <w:top w:val="single" w:sz="4" w:space="0" w:color="000000"/>
              <w:left w:val="single" w:sz="4" w:space="0" w:color="000000"/>
            </w:tcBorders>
            <w:shd w:val="clear" w:color="auto" w:fill="auto"/>
            <w:vAlign w:val="center"/>
          </w:tcPr>
          <w:p w14:paraId="208DB3D6" w14:textId="5541D8F2"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pending_immigration</w:t>
            </w:r>
            <w:proofErr w:type="spellEnd"/>
            <w:r w:rsidRPr="00CE77E3">
              <w:rPr>
                <w:bCs/>
                <w:u w:val="single"/>
              </w:rPr>
              <w:t>) }} NO</w:t>
            </w:r>
          </w:p>
        </w:tc>
      </w:tr>
      <w:tr w:rsidR="00DF6419" w14:paraId="26734D08" w14:textId="77777777" w:rsidTr="00DF6419">
        <w:trPr>
          <w:gridAfter w:val="1"/>
          <w:wAfter w:w="30" w:type="dxa"/>
          <w:cantSplit/>
          <w:trHeight w:val="600"/>
        </w:trPr>
        <w:tc>
          <w:tcPr>
            <w:tcW w:w="9525" w:type="dxa"/>
            <w:gridSpan w:val="4"/>
            <w:tcBorders>
              <w:top w:val="single" w:sz="4" w:space="0" w:color="000000"/>
              <w:left w:val="single" w:sz="4" w:space="0" w:color="000000"/>
            </w:tcBorders>
            <w:shd w:val="clear" w:color="auto" w:fill="auto"/>
            <w:vAlign w:val="center"/>
          </w:tcPr>
          <w:p w14:paraId="7FBE4823" w14:textId="1E92F928" w:rsidR="00DF6419" w:rsidRDefault="00DF6419" w:rsidP="00DF6419">
            <w:pPr>
              <w:spacing w:after="0"/>
              <w:ind w:left="75"/>
              <w:rPr>
                <w:rFonts w:ascii="Arial" w:eastAsia="Arial" w:hAnsi="Arial" w:cs="Arial"/>
              </w:rPr>
            </w:pPr>
            <w:r>
              <w:rPr>
                <w:rFonts w:ascii="Arial" w:eastAsia="Arial" w:hAnsi="Arial" w:cs="Arial"/>
              </w:rPr>
              <w:t>At the time of your birth, was a parent or grandparent a U.S. citizen or lawful permanent resident (green card holder)?</w:t>
            </w:r>
          </w:p>
        </w:tc>
        <w:tc>
          <w:tcPr>
            <w:tcW w:w="1880" w:type="dxa"/>
            <w:tcBorders>
              <w:top w:val="single" w:sz="4" w:space="0" w:color="000000"/>
              <w:left w:val="single" w:sz="4" w:space="0" w:color="000000"/>
            </w:tcBorders>
            <w:shd w:val="clear" w:color="auto" w:fill="auto"/>
            <w:vAlign w:val="center"/>
          </w:tcPr>
          <w:p w14:paraId="41E26CC3" w14:textId="24FA99B7"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xml:space="preserve">)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w:t>
            </w:r>
            <w:proofErr w:type="spellStart"/>
            <w:r w:rsidRPr="00CE77E3">
              <w:rPr>
                <w:bCs/>
                <w:u w:val="single"/>
              </w:rPr>
              <w:t>parents_status</w:t>
            </w:r>
            <w:proofErr w:type="spellEnd"/>
            <w:r w:rsidRPr="00CE77E3">
              <w:rPr>
                <w:bCs/>
                <w:u w:val="single"/>
              </w:rPr>
              <w:t>) }} NO</w:t>
            </w:r>
          </w:p>
        </w:tc>
      </w:tr>
      <w:tr w:rsidR="00DF6419" w14:paraId="135DD427" w14:textId="77777777" w:rsidTr="00DF6419">
        <w:trPr>
          <w:gridAfter w:val="1"/>
          <w:wAfter w:w="30" w:type="dxa"/>
          <w:cantSplit/>
          <w:trHeight w:val="345"/>
        </w:trPr>
        <w:tc>
          <w:tcPr>
            <w:tcW w:w="9525" w:type="dxa"/>
            <w:gridSpan w:val="4"/>
            <w:tcBorders>
              <w:top w:val="single" w:sz="4" w:space="0" w:color="000000"/>
              <w:left w:val="single" w:sz="4" w:space="0" w:color="000000"/>
            </w:tcBorders>
            <w:shd w:val="clear" w:color="auto" w:fill="auto"/>
            <w:vAlign w:val="center"/>
          </w:tcPr>
          <w:p w14:paraId="64C0D089" w14:textId="076D3A31" w:rsidR="00DF6419" w:rsidRDefault="00DF6419" w:rsidP="00DF6419">
            <w:pPr>
              <w:spacing w:after="0"/>
              <w:ind w:left="75"/>
              <w:rPr>
                <w:rFonts w:ascii="Arial" w:eastAsia="Arial" w:hAnsi="Arial" w:cs="Arial"/>
              </w:rPr>
            </w:pPr>
            <w:r>
              <w:rPr>
                <w:rFonts w:ascii="Arial" w:eastAsia="Arial" w:hAnsi="Arial" w:cs="Arial"/>
              </w:rPr>
              <w:t>Has anyone in your immediate family ever served in the U.S. military?</w:t>
            </w:r>
            <w:commentRangeStart w:id="27"/>
            <w:commentRangeEnd w:id="27"/>
            <w:r>
              <w:commentReference w:id="27"/>
            </w:r>
          </w:p>
        </w:tc>
        <w:tc>
          <w:tcPr>
            <w:tcW w:w="1880" w:type="dxa"/>
            <w:tcBorders>
              <w:top w:val="single" w:sz="4" w:space="0" w:color="000000"/>
              <w:left w:val="single" w:sz="4" w:space="0" w:color="000000"/>
            </w:tcBorders>
            <w:shd w:val="clear" w:color="auto" w:fill="auto"/>
            <w:vAlign w:val="center"/>
          </w:tcPr>
          <w:p w14:paraId="540D0AA2" w14:textId="36C1CAF3" w:rsidR="00DF6419" w:rsidRPr="00CE77E3" w:rsidRDefault="00CE77E3" w:rsidP="00CE77E3">
            <w:pPr>
              <w:spacing w:after="0" w:line="240" w:lineRule="auto"/>
              <w:rPr>
                <w:bCs/>
                <w:u w:val="single"/>
              </w:rPr>
            </w:pPr>
            <w:proofErr w:type="gramStart"/>
            <w:r w:rsidRPr="00CE77E3">
              <w:rPr>
                <w:bCs/>
                <w:u w:val="single"/>
              </w:rPr>
              <w:t xml:space="preserve">{{ </w:t>
            </w:r>
            <w:proofErr w:type="spellStart"/>
            <w:r w:rsidRPr="00CE77E3">
              <w:rPr>
                <w:bCs/>
                <w:u w:val="single"/>
              </w:rPr>
              <w:t>output</w:t>
            </w:r>
            <w:proofErr w:type="gramEnd"/>
            <w:r w:rsidRPr="00CE77E3">
              <w:rPr>
                <w:bCs/>
                <w:u w:val="single"/>
              </w:rPr>
              <w:t>_checkbox</w:t>
            </w:r>
            <w:proofErr w:type="spellEnd"/>
            <w:r w:rsidRPr="00CE77E3">
              <w:rPr>
                <w:bCs/>
                <w:u w:val="single"/>
              </w:rPr>
              <w:t>(users[</w:t>
            </w:r>
            <w:proofErr w:type="spellStart"/>
            <w:r w:rsidRPr="00CE77E3">
              <w:rPr>
                <w:bCs/>
                <w:u w:val="single"/>
              </w:rPr>
              <w:t>i</w:t>
            </w:r>
            <w:proofErr w:type="spellEnd"/>
            <w:r w:rsidRPr="00CE77E3">
              <w:rPr>
                <w:bCs/>
                <w:u w:val="single"/>
              </w:rPr>
              <w:t xml:space="preserve">].military) }} YES  {{ </w:t>
            </w:r>
            <w:proofErr w:type="spellStart"/>
            <w:r w:rsidRPr="00CE77E3">
              <w:rPr>
                <w:bCs/>
                <w:u w:val="single"/>
              </w:rPr>
              <w:t>output_checkbox</w:t>
            </w:r>
            <w:proofErr w:type="spellEnd"/>
            <w:r w:rsidRPr="00CE77E3">
              <w:rPr>
                <w:bCs/>
                <w:u w:val="single"/>
              </w:rPr>
              <w:t>(not users[</w:t>
            </w:r>
            <w:proofErr w:type="spellStart"/>
            <w:r w:rsidRPr="00CE77E3">
              <w:rPr>
                <w:bCs/>
                <w:u w:val="single"/>
              </w:rPr>
              <w:t>i</w:t>
            </w:r>
            <w:proofErr w:type="spellEnd"/>
            <w:r w:rsidRPr="00CE77E3">
              <w:rPr>
                <w:bCs/>
                <w:u w:val="single"/>
              </w:rPr>
              <w:t>].military) }} NO</w:t>
            </w:r>
          </w:p>
        </w:tc>
      </w:tr>
      <w:tr w:rsidR="00DF6419" w14:paraId="685697ED" w14:textId="77777777" w:rsidTr="00DF6419">
        <w:trPr>
          <w:gridAfter w:val="1"/>
          <w:wAfter w:w="30" w:type="dxa"/>
          <w:cantSplit/>
          <w:trHeight w:val="600"/>
        </w:trPr>
        <w:tc>
          <w:tcPr>
            <w:tcW w:w="11405" w:type="dxa"/>
            <w:gridSpan w:val="5"/>
            <w:tcBorders>
              <w:top w:val="single" w:sz="4" w:space="0" w:color="000000"/>
              <w:left w:val="single" w:sz="4" w:space="0" w:color="000000"/>
            </w:tcBorders>
            <w:shd w:val="clear" w:color="auto" w:fill="auto"/>
            <w:vAlign w:val="center"/>
          </w:tcPr>
          <w:p w14:paraId="1D953A7A" w14:textId="66828FBE" w:rsidR="00DF6419" w:rsidRDefault="00DF6419" w:rsidP="00DF6419">
            <w:pPr>
              <w:spacing w:after="0"/>
              <w:ind w:left="75"/>
              <w:rPr>
                <w:rFonts w:ascii="Arial" w:eastAsia="Arial" w:hAnsi="Arial" w:cs="Arial"/>
              </w:rPr>
            </w:pPr>
            <w:r>
              <w:rPr>
                <w:rFonts w:ascii="Arial" w:eastAsia="Arial" w:hAnsi="Arial" w:cs="Arial"/>
                <w:b/>
              </w:rPr>
              <w:lastRenderedPageBreak/>
              <w:t>Notes:</w:t>
            </w:r>
            <w:sdt>
              <w:sdtPr>
                <w:tag w:val="goog_rdk_35"/>
                <w:id w:val="-1568177340"/>
                <w:showingPlcHdr/>
              </w:sdtPr>
              <w:sdtContent>
                <w:r>
                  <w:t xml:space="preserve">     </w:t>
                </w:r>
              </w:sdtContent>
            </w:sdt>
          </w:p>
          <w:p w14:paraId="067241E5" w14:textId="77777777" w:rsidR="00DF6419" w:rsidRDefault="00DF6419" w:rsidP="00DF6419">
            <w:pPr>
              <w:spacing w:after="0"/>
              <w:rPr>
                <w:b/>
                <w:u w:val="single"/>
              </w:rPr>
            </w:pPr>
          </w:p>
        </w:tc>
      </w:tr>
    </w:tbl>
    <w:p w14:paraId="00000135" w14:textId="77777777" w:rsidR="00F430DB" w:rsidRDefault="00F430DB"/>
    <w:p w14:paraId="00000136" w14:textId="77777777" w:rsidR="00F430DB" w:rsidRDefault="00F430DB">
      <w:pPr>
        <w:rPr>
          <w:sz w:val="6"/>
          <w:szCs w:val="6"/>
        </w:rPr>
      </w:pPr>
    </w:p>
    <w:tbl>
      <w:tblPr>
        <w:tblStyle w:val="13"/>
        <w:tblpPr w:leftFromText="180" w:rightFromText="180" w:vertAnchor="text" w:tblpX="-195" w:tblpY="1"/>
        <w:tblW w:w="114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2350"/>
        <w:gridCol w:w="1797"/>
        <w:gridCol w:w="1798"/>
        <w:gridCol w:w="2170"/>
        <w:gridCol w:w="345"/>
        <w:gridCol w:w="1515"/>
      </w:tblGrid>
      <w:tr w:rsidR="00F430DB" w14:paraId="0DD8C6E7" w14:textId="77777777">
        <w:trPr>
          <w:trHeight w:val="432"/>
        </w:trPr>
        <w:tc>
          <w:tcPr>
            <w:tcW w:w="11415" w:type="dxa"/>
            <w:gridSpan w:val="7"/>
            <w:tcBorders>
              <w:top w:val="single" w:sz="12" w:space="0" w:color="000000"/>
              <w:left w:val="single" w:sz="12" w:space="0" w:color="000000"/>
              <w:bottom w:val="single" w:sz="4" w:space="0" w:color="000000"/>
              <w:right w:val="single" w:sz="12" w:space="0" w:color="000000"/>
            </w:tcBorders>
            <w:shd w:val="clear" w:color="auto" w:fill="DEEBF6"/>
            <w:vAlign w:val="center"/>
          </w:tcPr>
          <w:p w14:paraId="00000137" w14:textId="77777777" w:rsidR="00F430DB" w:rsidRDefault="001877EC">
            <w:pPr>
              <w:spacing w:after="0" w:line="240" w:lineRule="auto"/>
              <w:jc w:val="center"/>
              <w:rPr>
                <w:b/>
                <w:u w:val="single"/>
              </w:rPr>
            </w:pPr>
            <w:r>
              <w:rPr>
                <w:b/>
              </w:rPr>
              <w:t>CRIMINAL HISTORY</w:t>
            </w:r>
          </w:p>
        </w:tc>
      </w:tr>
      <w:tr w:rsidR="00F430DB" w14:paraId="5053344E"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3E" w14:textId="77777777" w:rsidR="00F430DB" w:rsidRDefault="001877EC" w:rsidP="00692C6F">
            <w:pPr>
              <w:spacing w:after="0" w:line="240" w:lineRule="auto"/>
            </w:pPr>
            <w:r>
              <w:t>Have you, as an adult or juvenile, ever been stopped by the police?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3" w14:textId="20B34C4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].criminal_3a_yes) }} YES  {{ </w:t>
            </w:r>
            <w:proofErr w:type="spellStart"/>
            <w:r w:rsidRPr="00692C6F">
              <w:t>output_checkbox</w:t>
            </w:r>
            <w:proofErr w:type="spellEnd"/>
            <w:r w:rsidRPr="00692C6F">
              <w:t>(not users[</w:t>
            </w:r>
            <w:proofErr w:type="spellStart"/>
            <w:r w:rsidRPr="00692C6F">
              <w:t>i</w:t>
            </w:r>
            <w:proofErr w:type="spellEnd"/>
            <w:r w:rsidRPr="00692C6F">
              <w:t>].criminal_3a_yes) }} NO</w:t>
            </w:r>
          </w:p>
        </w:tc>
      </w:tr>
      <w:tr w:rsidR="00F430DB" w14:paraId="3D83235B"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45" w14:textId="77777777" w:rsidR="00F430DB" w:rsidRDefault="001877EC" w:rsidP="00692C6F">
            <w:pPr>
              <w:spacing w:after="0" w:line="240" w:lineRule="auto"/>
            </w:pPr>
            <w:r>
              <w:t>Have you ever been in handcuffed</w:t>
            </w:r>
            <w:sdt>
              <w:sdtPr>
                <w:tag w:val="goog_rdk_38"/>
                <w:id w:val="1175765832"/>
              </w:sdtPr>
              <w:sdtContent>
                <w:ins w:id="28" w:author="Jane Lombardi" w:date="2025-03-13T10:56:00Z">
                  <w:r>
                    <w:t xml:space="preserve">, in a police car or police station </w:t>
                  </w:r>
                </w:ins>
              </w:sdtContent>
            </w:sdt>
            <w:sdt>
              <w:sdtPr>
                <w:tag w:val="goog_rdk_39"/>
                <w:id w:val="183101919"/>
              </w:sdtPr>
              <w:sdtContent>
                <w:del w:id="29" w:author="Jane Lombardi" w:date="2025-03-13T10:56:00Z">
                  <w:r>
                    <w:delText xml:space="preserve"> </w:delText>
                  </w:r>
                </w:del>
              </w:sdtContent>
            </w:sdt>
            <w:r>
              <w:t>in the United States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4691B155"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].criminal_3b_yes) }} YES  {{ </w:t>
            </w:r>
            <w:proofErr w:type="spellStart"/>
            <w:r w:rsidRPr="00692C6F">
              <w:t>output_checkbox</w:t>
            </w:r>
            <w:proofErr w:type="spellEnd"/>
            <w:r w:rsidRPr="00692C6F">
              <w:t>(not users[</w:t>
            </w:r>
            <w:proofErr w:type="spellStart"/>
            <w:r w:rsidRPr="00692C6F">
              <w:t>i</w:t>
            </w:r>
            <w:proofErr w:type="spellEnd"/>
            <w:r w:rsidRPr="00692C6F">
              <w:t>].criminal_3b_yes) }} NO</w:t>
            </w:r>
          </w:p>
        </w:tc>
      </w:tr>
      <w:sdt>
        <w:sdtPr>
          <w:tag w:val="goog_rdk_41"/>
          <w:id w:val="1428612222"/>
        </w:sdtPr>
        <w:sdtContent>
          <w:tr w:rsidR="00F430DB" w14:paraId="4EC30493" w14:textId="77777777">
            <w:trPr>
              <w:trHeight w:val="432"/>
              <w:del w:id="30" w:author="Jane Lombardi" w:date="2025-03-13T10:57:00Z"/>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43"/>
                  <w:id w:val="2008007702"/>
                </w:sdtPr>
                <w:sdtContent>
                  <w:p w14:paraId="0000014C" w14:textId="77777777" w:rsidR="00F430DB" w:rsidRDefault="001877EC" w:rsidP="00692C6F">
                    <w:pPr>
                      <w:spacing w:after="0" w:line="240" w:lineRule="auto"/>
                      <w:rPr>
                        <w:del w:id="31" w:author="Jane Lombardi" w:date="2025-03-13T10:57:00Z"/>
                      </w:rPr>
                    </w:pPr>
                    <w:sdt>
                      <w:sdtPr>
                        <w:tag w:val="goog_rdk_42"/>
                        <w:id w:val="-706791532"/>
                      </w:sdtPr>
                      <w:sdtContent>
                        <w:del w:id="32" w:author="Jane Lombardi" w:date="2025-03-13T10:57:00Z">
                          <w:r>
                            <w:delText>Have you ever been in a police car in the United States or any other country?</w:delText>
                          </w:r>
                        </w:del>
                      </w:sdtContent>
                    </w:sdt>
                  </w:p>
                </w:sdtContent>
              </w:sdt>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53"/>
                  <w:id w:val="-349800330"/>
                </w:sdtPr>
                <w:sdtContent>
                  <w:p w14:paraId="00000151" w14:textId="77777777" w:rsidR="00F430DB" w:rsidRDefault="001877EC" w:rsidP="00692C6F">
                    <w:pPr>
                      <w:spacing w:after="0" w:line="240" w:lineRule="auto"/>
                      <w:ind w:left="56"/>
                      <w:rPr>
                        <w:del w:id="33" w:author="Jane Lombardi" w:date="2025-03-13T10:57:00Z"/>
                      </w:rPr>
                    </w:pPr>
                    <w:sdt>
                      <w:sdtPr>
                        <w:tag w:val="goog_rdk_52"/>
                        <w:id w:val="-703095408"/>
                      </w:sdtPr>
                      <w:sdtContent>
                        <w:del w:id="34" w:author="Jane Lombardi" w:date="2025-03-13T10:57:00Z">
                          <w:r>
                            <w:delText>YES        NO</w:delText>
                          </w:r>
                        </w:del>
                      </w:sdtContent>
                    </w:sdt>
                  </w:p>
                </w:sdtContent>
              </w:sdt>
            </w:tc>
          </w:tr>
        </w:sdtContent>
      </w:sdt>
      <w:sdt>
        <w:sdtPr>
          <w:tag w:val="goog_rdk_56"/>
          <w:id w:val="-1075811577"/>
        </w:sdtPr>
        <w:sdtContent>
          <w:tr w:rsidR="00F430DB" w14:paraId="795228B6" w14:textId="77777777">
            <w:trPr>
              <w:trHeight w:val="432"/>
              <w:del w:id="35" w:author="Jane Lombardi" w:date="2025-03-13T10:57:00Z"/>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58"/>
                  <w:id w:val="933939633"/>
                </w:sdtPr>
                <w:sdtContent>
                  <w:p w14:paraId="00000153" w14:textId="77777777" w:rsidR="00F430DB" w:rsidRDefault="001877EC" w:rsidP="00692C6F">
                    <w:pPr>
                      <w:spacing w:after="0" w:line="240" w:lineRule="auto"/>
                      <w:rPr>
                        <w:del w:id="36" w:author="Jane Lombardi" w:date="2025-03-13T10:57:00Z"/>
                      </w:rPr>
                    </w:pPr>
                    <w:sdt>
                      <w:sdtPr>
                        <w:tag w:val="goog_rdk_57"/>
                        <w:id w:val="393557953"/>
                      </w:sdtPr>
                      <w:sdtContent>
                        <w:del w:id="37" w:author="Jane Lombardi" w:date="2025-03-13T10:57:00Z">
                          <w:r>
                            <w:delText>Have you ever been to a police station in the United States or any other country?</w:delText>
                          </w:r>
                        </w:del>
                      </w:sdtContent>
                    </w:sdt>
                  </w:p>
                </w:sdtContent>
              </w:sdt>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68"/>
                  <w:id w:val="-1536806924"/>
                </w:sdtPr>
                <w:sdtContent>
                  <w:p w14:paraId="00000158" w14:textId="77777777" w:rsidR="00F430DB" w:rsidRDefault="001877EC" w:rsidP="00692C6F">
                    <w:pPr>
                      <w:spacing w:after="0" w:line="240" w:lineRule="auto"/>
                      <w:ind w:left="56"/>
                      <w:rPr>
                        <w:del w:id="38" w:author="Jane Lombardi" w:date="2025-03-13T10:57:00Z"/>
                      </w:rPr>
                    </w:pPr>
                    <w:sdt>
                      <w:sdtPr>
                        <w:tag w:val="goog_rdk_67"/>
                        <w:id w:val="-165866035"/>
                      </w:sdtPr>
                      <w:sdtContent>
                        <w:del w:id="39" w:author="Jane Lombardi" w:date="2025-03-13T10:57:00Z">
                          <w:r>
                            <w:delText>YES        NO</w:delText>
                          </w:r>
                        </w:del>
                      </w:sdtContent>
                    </w:sdt>
                  </w:p>
                </w:sdtContent>
              </w:sdt>
            </w:tc>
          </w:tr>
        </w:sdtContent>
      </w:sdt>
      <w:tr w:rsidR="00F430DB" w14:paraId="1C35894B"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5A" w14:textId="77777777" w:rsidR="00F430DB" w:rsidRDefault="001877EC" w:rsidP="00692C6F">
            <w:pPr>
              <w:spacing w:after="0" w:line="240" w:lineRule="auto"/>
            </w:pPr>
            <w:r>
              <w:t xml:space="preserve">Have you ever been fingerprinted </w:t>
            </w:r>
            <w:sdt>
              <w:sdtPr>
                <w:tag w:val="goog_rdk_71"/>
                <w:id w:val="895391601"/>
              </w:sdtPr>
              <w:sdtContent>
                <w:ins w:id="40" w:author="Jane Lombardi" w:date="2025-03-13T10:57:00Z">
                  <w:r>
                    <w:t xml:space="preserve">or had your picture taken </w:t>
                  </w:r>
                </w:ins>
              </w:sdtContent>
            </w:sdt>
            <w:r>
              <w:t>by the police (other than an immigration officer)?</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5F" w14:textId="77B3C4CC"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].criminal_3c_yes) }} YES  {{ </w:t>
            </w:r>
            <w:proofErr w:type="spellStart"/>
            <w:r w:rsidRPr="00692C6F">
              <w:t>output_checkbox</w:t>
            </w:r>
            <w:proofErr w:type="spellEnd"/>
            <w:r w:rsidRPr="00692C6F">
              <w:t>(not users[</w:t>
            </w:r>
            <w:proofErr w:type="spellStart"/>
            <w:r w:rsidRPr="00692C6F">
              <w:t>i</w:t>
            </w:r>
            <w:proofErr w:type="spellEnd"/>
            <w:r w:rsidRPr="00692C6F">
              <w:t>].criminal_3c_yes) }} NO</w:t>
            </w:r>
          </w:p>
        </w:tc>
      </w:tr>
      <w:sdt>
        <w:sdtPr>
          <w:tag w:val="goog_rdk_73"/>
          <w:id w:val="-1148821489"/>
        </w:sdtPr>
        <w:sdtContent>
          <w:tr w:rsidR="00F430DB" w14:paraId="0D7F0A86" w14:textId="77777777">
            <w:trPr>
              <w:trHeight w:val="432"/>
              <w:del w:id="41" w:author="Jane Lombardi" w:date="2025-03-13T10:57:00Z"/>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75"/>
                  <w:id w:val="-1685504520"/>
                </w:sdtPr>
                <w:sdtContent>
                  <w:p w14:paraId="00000161" w14:textId="77777777" w:rsidR="00F430DB" w:rsidRDefault="001877EC" w:rsidP="00692C6F">
                    <w:pPr>
                      <w:spacing w:after="0" w:line="240" w:lineRule="auto"/>
                      <w:rPr>
                        <w:del w:id="42" w:author="Jane Lombardi" w:date="2025-03-13T10:57:00Z"/>
                      </w:rPr>
                    </w:pPr>
                    <w:sdt>
                      <w:sdtPr>
                        <w:tag w:val="goog_rdk_74"/>
                        <w:id w:val="-1715351868"/>
                      </w:sdtPr>
                      <w:sdtContent>
                        <w:del w:id="43" w:author="Jane Lombardi" w:date="2025-03-13T10:57:00Z">
                          <w:r>
                            <w:delText>Have the police ever taken your picture by the police (other than an immigration officer)?</w:delText>
                          </w:r>
                        </w:del>
                      </w:sdtContent>
                    </w:sdt>
                  </w:p>
                </w:sdtContent>
              </w:sdt>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85"/>
                  <w:id w:val="1793240206"/>
                </w:sdtPr>
                <w:sdtContent>
                  <w:p w14:paraId="00000166" w14:textId="77777777" w:rsidR="00F430DB" w:rsidRDefault="001877EC" w:rsidP="00692C6F">
                    <w:pPr>
                      <w:spacing w:after="0" w:line="240" w:lineRule="auto"/>
                      <w:ind w:left="56"/>
                      <w:rPr>
                        <w:del w:id="44" w:author="Jane Lombardi" w:date="2025-03-13T10:57:00Z"/>
                      </w:rPr>
                    </w:pPr>
                    <w:sdt>
                      <w:sdtPr>
                        <w:tag w:val="goog_rdk_84"/>
                        <w:id w:val="-1573199768"/>
                      </w:sdtPr>
                      <w:sdtContent>
                        <w:del w:id="45" w:author="Jane Lombardi" w:date="2025-03-13T10:57:00Z">
                          <w:r>
                            <w:delText>YES        NO</w:delText>
                          </w:r>
                        </w:del>
                      </w:sdtContent>
                    </w:sdt>
                  </w:p>
                </w:sdtContent>
              </w:sdt>
            </w:tc>
          </w:tr>
        </w:sdtContent>
      </w:sdt>
      <w:sdt>
        <w:sdtPr>
          <w:tag w:val="goog_rdk_88"/>
          <w:id w:val="761108629"/>
        </w:sdtPr>
        <w:sdtContent>
          <w:tr w:rsidR="00F430DB" w14:paraId="0C5E3F4B" w14:textId="77777777">
            <w:trPr>
              <w:trHeight w:val="432"/>
              <w:del w:id="46" w:author="Jane Lombardi" w:date="2025-03-13T10:57:00Z"/>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90"/>
                  <w:id w:val="-1257447702"/>
                </w:sdtPr>
                <w:sdtContent>
                  <w:p w14:paraId="00000168" w14:textId="77777777" w:rsidR="00F430DB" w:rsidRDefault="001877EC" w:rsidP="00692C6F">
                    <w:pPr>
                      <w:spacing w:after="0" w:line="240" w:lineRule="auto"/>
                      <w:rPr>
                        <w:del w:id="47" w:author="Jane Lombardi" w:date="2025-03-13T10:57:00Z"/>
                        <w:b/>
                      </w:rPr>
                    </w:pPr>
                    <w:sdt>
                      <w:sdtPr>
                        <w:tag w:val="goog_rdk_89"/>
                        <w:id w:val="-1990011522"/>
                      </w:sdtPr>
                      <w:sdtContent>
                        <w:del w:id="48" w:author="Jane Lombardi" w:date="2025-03-13T10:57:00Z">
                          <w:r>
                            <w:rPr>
                              <w:b/>
                            </w:rPr>
                            <w:delText>Have you ever been convicted of a felony?</w:delText>
                          </w:r>
                        </w:del>
                      </w:sdtContent>
                    </w:sdt>
                  </w:p>
                </w:sdtContent>
              </w:sdt>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00"/>
                  <w:id w:val="-539053654"/>
                </w:sdtPr>
                <w:sdtContent>
                  <w:p w14:paraId="0000016D" w14:textId="77777777" w:rsidR="00F430DB" w:rsidRDefault="001877EC" w:rsidP="00692C6F">
                    <w:pPr>
                      <w:spacing w:after="0" w:line="240" w:lineRule="auto"/>
                      <w:ind w:left="56"/>
                      <w:rPr>
                        <w:del w:id="49" w:author="Jane Lombardi" w:date="2025-03-13T10:57:00Z"/>
                      </w:rPr>
                    </w:pPr>
                    <w:sdt>
                      <w:sdtPr>
                        <w:tag w:val="goog_rdk_99"/>
                        <w:id w:val="814845112"/>
                      </w:sdtPr>
                      <w:sdtContent>
                        <w:del w:id="50" w:author="Jane Lombardi" w:date="2025-03-13T10:57:00Z">
                          <w:r>
                            <w:delText>YES        NO</w:delText>
                          </w:r>
                        </w:del>
                      </w:sdtContent>
                    </w:sdt>
                  </w:p>
                </w:sdtContent>
              </w:sdt>
            </w:tc>
          </w:tr>
        </w:sdtContent>
      </w:sdt>
      <w:tr w:rsidR="00F430DB" w14:paraId="6CDC892C"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6F" w14:textId="77777777" w:rsidR="00F430DB" w:rsidRDefault="001877EC" w:rsidP="00692C6F">
            <w:pPr>
              <w:spacing w:after="0" w:line="240" w:lineRule="auto"/>
            </w:pPr>
            <w:r>
              <w:t>Have you ever been detained or taken to jail/prison anywhere in the U.S. or any other country? </w:t>
            </w:r>
            <w:r>
              <w:rPr>
                <w:b/>
              </w:rPr>
              <w:t> </w:t>
            </w:r>
            <w:r>
              <w:t>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4" w14:textId="21B047E9"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].criminal_3d_yes) }} YES  {{ </w:t>
            </w:r>
            <w:proofErr w:type="spellStart"/>
            <w:r w:rsidRPr="00692C6F">
              <w:t>output_checkbox</w:t>
            </w:r>
            <w:proofErr w:type="spellEnd"/>
            <w:r w:rsidRPr="00692C6F">
              <w:t>(not users[</w:t>
            </w:r>
            <w:proofErr w:type="spellStart"/>
            <w:r w:rsidRPr="00692C6F">
              <w:t>i</w:t>
            </w:r>
            <w:proofErr w:type="spellEnd"/>
            <w:r w:rsidRPr="00692C6F">
              <w:t>].criminal_3d_yes) }} NO</w:t>
            </w:r>
          </w:p>
        </w:tc>
      </w:tr>
      <w:tr w:rsidR="00F430DB" w14:paraId="63875BB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76" w14:textId="77777777" w:rsidR="00F430DB" w:rsidRDefault="001877EC" w:rsidP="00692C6F">
            <w:pPr>
              <w:spacing w:after="0" w:line="240" w:lineRule="auto"/>
            </w:pPr>
            <w:r>
              <w:t>Have you ever been arrested for driving without a license?</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7B" w14:textId="07534CA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].criminal_3e_yes) }} YES  {{ </w:t>
            </w:r>
            <w:proofErr w:type="spellStart"/>
            <w:r w:rsidRPr="00692C6F">
              <w:t>output_checkbox</w:t>
            </w:r>
            <w:proofErr w:type="spellEnd"/>
            <w:r w:rsidRPr="00692C6F">
              <w:t>(not users[</w:t>
            </w:r>
            <w:proofErr w:type="spellStart"/>
            <w:r w:rsidRPr="00692C6F">
              <w:t>i</w:t>
            </w:r>
            <w:proofErr w:type="spellEnd"/>
            <w:r w:rsidRPr="00692C6F">
              <w:t>].criminal_3e_yes) }} NO</w:t>
            </w:r>
          </w:p>
        </w:tc>
      </w:tr>
      <w:tr w:rsidR="00F430DB" w14:paraId="5AD54EC5"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7D" w14:textId="77777777" w:rsidR="00F430DB" w:rsidRDefault="001877EC">
            <w:pPr>
              <w:spacing w:after="0" w:line="240" w:lineRule="auto"/>
            </w:pPr>
            <w:r>
              <w:t xml:space="preserve">Have you ever received a DUI?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2" w14:textId="5532577D"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].criminal_3f_yes) }} YES  {{ </w:t>
            </w:r>
            <w:proofErr w:type="spellStart"/>
            <w:r w:rsidRPr="00692C6F">
              <w:lastRenderedPageBreak/>
              <w:t>output_checkbox</w:t>
            </w:r>
            <w:proofErr w:type="spellEnd"/>
            <w:r w:rsidRPr="00692C6F">
              <w:t>(not users[</w:t>
            </w:r>
            <w:proofErr w:type="spellStart"/>
            <w:r w:rsidRPr="00692C6F">
              <w:t>i</w:t>
            </w:r>
            <w:proofErr w:type="spellEnd"/>
            <w:r w:rsidRPr="00692C6F">
              <w:t>].criminal_3f_yes) }} NO</w:t>
            </w:r>
          </w:p>
        </w:tc>
      </w:tr>
      <w:tr w:rsidR="00F430DB" w14:paraId="443BC19E"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84" w14:textId="77777777" w:rsidR="00F430DB" w:rsidRDefault="001877EC">
            <w:pPr>
              <w:spacing w:after="0" w:line="240" w:lineRule="auto"/>
            </w:pPr>
            <w:r>
              <w:lastRenderedPageBreak/>
              <w:t xml:space="preserve">Have you ever been to court in the United States or any other country?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89" w14:textId="4C32D56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].criminal_3g_yes) }} YES  {{ </w:t>
            </w:r>
            <w:proofErr w:type="spellStart"/>
            <w:r w:rsidRPr="00692C6F">
              <w:t>output_checkbox</w:t>
            </w:r>
            <w:proofErr w:type="spellEnd"/>
            <w:r w:rsidRPr="00692C6F">
              <w:t>(not users[</w:t>
            </w:r>
            <w:proofErr w:type="spellStart"/>
            <w:r w:rsidRPr="00692C6F">
              <w:t>i</w:t>
            </w:r>
            <w:proofErr w:type="spellEnd"/>
            <w:r w:rsidRPr="00692C6F">
              <w:t>].criminal_3g_yes) }} NO</w:t>
            </w:r>
          </w:p>
        </w:tc>
      </w:tr>
      <w:tr w:rsidR="00F430DB" w14:paraId="437FB36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8B" w14:textId="77777777" w:rsidR="00F430DB" w:rsidRDefault="001877EC">
            <w:pPr>
              <w:spacing w:after="0" w:line="240" w:lineRule="auto"/>
            </w:pPr>
            <w:r>
              <w:t>Do you now, or have you ever, used drugs or alcohol?</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0" w14:textId="28B894D7"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].criminal_3h_yes) }} YES  {{ </w:t>
            </w:r>
            <w:proofErr w:type="spellStart"/>
            <w:r w:rsidRPr="00692C6F">
              <w:t>output_checkbox</w:t>
            </w:r>
            <w:proofErr w:type="spellEnd"/>
            <w:r w:rsidRPr="00692C6F">
              <w:t>(not users[</w:t>
            </w:r>
            <w:proofErr w:type="spellStart"/>
            <w:r w:rsidRPr="00692C6F">
              <w:t>i</w:t>
            </w:r>
            <w:proofErr w:type="spellEnd"/>
            <w:r w:rsidRPr="00692C6F">
              <w:t>].criminal_3h_yes) }} NO</w:t>
            </w:r>
          </w:p>
        </w:tc>
      </w:tr>
      <w:tr w:rsidR="00F430DB" w14:paraId="347961C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92" w14:textId="77777777" w:rsidR="00F430DB" w:rsidRDefault="001877EC">
            <w:pPr>
              <w:spacing w:after="0" w:line="240" w:lineRule="auto"/>
            </w:pPr>
            <w:r>
              <w:t>Have you ever been involved or associated with any gangs, in the U.S. or any other country?</w:t>
            </w:r>
            <w:sdt>
              <w:sdtPr>
                <w:tag w:val="goog_rdk_103"/>
                <w:id w:val="706911935"/>
              </w:sdtPr>
              <w:sdtContent>
                <w:ins w:id="51" w:author="Jane Lombardi" w:date="2025-03-13T10:58:00Z">
                  <w:r>
                    <w:t xml:space="preserve"> Or accused of being involved with a gang?</w:t>
                  </w:r>
                </w:ins>
              </w:sdtContent>
            </w:sdt>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7" w14:textId="337EF638"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].criminal_3i_yes) }} YES  {{ </w:t>
            </w:r>
            <w:proofErr w:type="spellStart"/>
            <w:r w:rsidRPr="00692C6F">
              <w:t>output_checkbox</w:t>
            </w:r>
            <w:proofErr w:type="spellEnd"/>
            <w:r w:rsidRPr="00692C6F">
              <w:t>(not users[</w:t>
            </w:r>
            <w:proofErr w:type="spellStart"/>
            <w:r w:rsidRPr="00692C6F">
              <w:t>i</w:t>
            </w:r>
            <w:proofErr w:type="spellEnd"/>
            <w:r w:rsidRPr="00692C6F">
              <w:t>].criminal_3i_yes) }} NO</w:t>
            </w:r>
          </w:p>
        </w:tc>
      </w:tr>
      <w:tr w:rsidR="00F430DB" w14:paraId="06CC4168"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99" w14:textId="77777777" w:rsidR="00F430DB" w:rsidRDefault="001877EC">
            <w:pPr>
              <w:spacing w:after="0" w:line="240" w:lineRule="auto"/>
            </w:pPr>
            <w:r>
              <w:t xml:space="preserve">Have you ever been friends with </w:t>
            </w:r>
            <w:sdt>
              <w:sdtPr>
                <w:tag w:val="goog_rdk_104"/>
                <w:id w:val="1599057044"/>
              </w:sdtPr>
              <w:sdtContent>
                <w:ins w:id="52" w:author="Jane Lombardi" w:date="2025-03-13T10:58:00Z">
                  <w:r>
                    <w:t xml:space="preserve">or have family members who are </w:t>
                  </w:r>
                </w:ins>
              </w:sdtContent>
            </w:sdt>
            <w:r>
              <w:t>known gang members, in the U.S. or any other country?</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9E" w14:textId="4EC3401A"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].criminal_3j_yes) }} YES  {{ </w:t>
            </w:r>
            <w:proofErr w:type="spellStart"/>
            <w:r w:rsidRPr="00692C6F">
              <w:t>output_checkbox</w:t>
            </w:r>
            <w:proofErr w:type="spellEnd"/>
            <w:r w:rsidRPr="00692C6F">
              <w:t>(not users[</w:t>
            </w:r>
            <w:proofErr w:type="spellStart"/>
            <w:r w:rsidRPr="00692C6F">
              <w:t>i</w:t>
            </w:r>
            <w:proofErr w:type="spellEnd"/>
            <w:r w:rsidRPr="00692C6F">
              <w:t>].criminal_3j_yes) }} NO</w:t>
            </w:r>
          </w:p>
        </w:tc>
      </w:tr>
      <w:sdt>
        <w:sdtPr>
          <w:tag w:val="goog_rdk_106"/>
          <w:id w:val="-1992089452"/>
        </w:sdtPr>
        <w:sdtContent>
          <w:tr w:rsidR="00F430DB" w14:paraId="152196C6" w14:textId="77777777">
            <w:trPr>
              <w:trHeight w:val="432"/>
              <w:del w:id="53" w:author="Jane Lombardi" w:date="2025-03-13T10:58:00Z"/>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08"/>
                  <w:id w:val="327714111"/>
                </w:sdtPr>
                <w:sdtContent>
                  <w:p w14:paraId="000001A0" w14:textId="77777777" w:rsidR="00F430DB" w:rsidRDefault="001877EC">
                    <w:pPr>
                      <w:spacing w:after="0" w:line="240" w:lineRule="auto"/>
                      <w:rPr>
                        <w:del w:id="54" w:author="Jane Lombardi" w:date="2025-03-13T10:58:00Z"/>
                      </w:rPr>
                    </w:pPr>
                    <w:sdt>
                      <w:sdtPr>
                        <w:tag w:val="goog_rdk_107"/>
                        <w:id w:val="-907308339"/>
                      </w:sdtPr>
                      <w:sdtContent>
                        <w:del w:id="55" w:author="Jane Lombardi" w:date="2025-03-13T10:58:00Z">
                          <w:r>
                            <w:delText>Have you ever been accused of being involved with a gang, in the U.S. or any other country?</w:delText>
                          </w:r>
                        </w:del>
                      </w:sdtContent>
                    </w:sdt>
                  </w:p>
                </w:sdtContent>
              </w:sdt>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18"/>
                  <w:id w:val="882141571"/>
                </w:sdtPr>
                <w:sdtContent>
                  <w:p w14:paraId="000001A5" w14:textId="77777777" w:rsidR="00F430DB" w:rsidRDefault="001877EC" w:rsidP="00692C6F">
                    <w:pPr>
                      <w:spacing w:after="0" w:line="240" w:lineRule="auto"/>
                      <w:ind w:left="56"/>
                      <w:jc w:val="center"/>
                      <w:rPr>
                        <w:del w:id="56" w:author="Jane Lombardi" w:date="2025-03-13T10:58:00Z"/>
                      </w:rPr>
                    </w:pPr>
                    <w:sdt>
                      <w:sdtPr>
                        <w:tag w:val="goog_rdk_117"/>
                        <w:id w:val="238142935"/>
                      </w:sdtPr>
                      <w:sdtContent>
                        <w:del w:id="57" w:author="Jane Lombardi" w:date="2025-03-13T10:58:00Z">
                          <w:r>
                            <w:delText>YES        NO</w:delText>
                          </w:r>
                        </w:del>
                      </w:sdtContent>
                    </w:sdt>
                  </w:p>
                </w:sdtContent>
              </w:sdt>
            </w:tc>
          </w:tr>
        </w:sdtContent>
      </w:sdt>
      <w:sdt>
        <w:sdtPr>
          <w:tag w:val="goog_rdk_121"/>
          <w:id w:val="387691736"/>
        </w:sdtPr>
        <w:sdtContent>
          <w:tr w:rsidR="00F430DB" w14:paraId="21210A1D" w14:textId="77777777">
            <w:trPr>
              <w:trHeight w:val="432"/>
              <w:del w:id="58" w:author="Jane Lombardi" w:date="2025-03-13T10:58:00Z"/>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23"/>
                  <w:id w:val="-614607201"/>
                </w:sdtPr>
                <w:sdtContent>
                  <w:p w14:paraId="000001A7" w14:textId="77777777" w:rsidR="00F430DB" w:rsidRDefault="001877EC" w:rsidP="00692C6F">
                    <w:pPr>
                      <w:spacing w:after="0" w:line="240" w:lineRule="auto"/>
                      <w:jc w:val="center"/>
                      <w:rPr>
                        <w:del w:id="59" w:author="Jane Lombardi" w:date="2025-03-13T10:58:00Z"/>
                      </w:rPr>
                    </w:pPr>
                    <w:sdt>
                      <w:sdtPr>
                        <w:tag w:val="goog_rdk_122"/>
                        <w:id w:val="654967655"/>
                      </w:sdtPr>
                      <w:sdtContent>
                        <w:del w:id="60" w:author="Jane Lombardi" w:date="2025-03-13T10:58:00Z">
                          <w:r>
                            <w:delText>Are any of your family members known as gang members in the U.S. or any other country?</w:delText>
                          </w:r>
                        </w:del>
                      </w:sdtContent>
                    </w:sdt>
                  </w:p>
                </w:sdtContent>
              </w:sdt>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sdt>
                <w:sdtPr>
                  <w:tag w:val="goog_rdk_133"/>
                  <w:id w:val="-1786957033"/>
                </w:sdtPr>
                <w:sdtContent>
                  <w:p w14:paraId="000001AC" w14:textId="77777777" w:rsidR="00F430DB" w:rsidRDefault="001877EC" w:rsidP="00692C6F">
                    <w:pPr>
                      <w:spacing w:after="0" w:line="240" w:lineRule="auto"/>
                      <w:ind w:left="56"/>
                      <w:jc w:val="center"/>
                      <w:rPr>
                        <w:del w:id="61" w:author="Jane Lombardi" w:date="2025-03-13T10:58:00Z"/>
                      </w:rPr>
                    </w:pPr>
                    <w:sdt>
                      <w:sdtPr>
                        <w:tag w:val="goog_rdk_132"/>
                        <w:id w:val="183718743"/>
                      </w:sdtPr>
                      <w:sdtContent>
                        <w:del w:id="62" w:author="Jane Lombardi" w:date="2025-03-13T10:58:00Z">
                          <w:r>
                            <w:delText>YES        NO</w:delText>
                          </w:r>
                        </w:del>
                      </w:sdtContent>
                    </w:sdt>
                  </w:p>
                </w:sdtContent>
              </w:sdt>
            </w:tc>
          </w:tr>
        </w:sdtContent>
      </w:sdt>
      <w:tr w:rsidR="00F430DB" w14:paraId="191A5AD0" w14:textId="77777777">
        <w:trPr>
          <w:trHeight w:val="432"/>
        </w:trPr>
        <w:tc>
          <w:tcPr>
            <w:tcW w:w="9555"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00001AE" w14:textId="77777777" w:rsidR="00F430DB" w:rsidRDefault="001877EC" w:rsidP="00692C6F">
            <w:pPr>
              <w:spacing w:after="0" w:line="240" w:lineRule="auto"/>
            </w:pPr>
            <w:r>
              <w:t xml:space="preserve">Do you have any tattoos? </w:t>
            </w:r>
          </w:p>
        </w:tc>
        <w:tc>
          <w:tcPr>
            <w:tcW w:w="18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B3" w14:textId="67C369EB" w:rsidR="00F430DB" w:rsidRDefault="00692C6F" w:rsidP="00692C6F">
            <w:pPr>
              <w:spacing w:after="0" w:line="240" w:lineRule="auto"/>
              <w:ind w:left="56"/>
              <w:jc w:val="center"/>
            </w:pPr>
            <w:proofErr w:type="gramStart"/>
            <w:r w:rsidRPr="00692C6F">
              <w:t xml:space="preserve">{{ </w:t>
            </w:r>
            <w:proofErr w:type="spellStart"/>
            <w:r w:rsidRPr="00692C6F">
              <w:t>output</w:t>
            </w:r>
            <w:proofErr w:type="gramEnd"/>
            <w:r w:rsidRPr="00692C6F">
              <w:t>_checkbox</w:t>
            </w:r>
            <w:proofErr w:type="spellEnd"/>
            <w:r w:rsidRPr="00692C6F">
              <w:t>(users[</w:t>
            </w:r>
            <w:proofErr w:type="spellStart"/>
            <w:r w:rsidRPr="00692C6F">
              <w:t>i</w:t>
            </w:r>
            <w:proofErr w:type="spellEnd"/>
            <w:r w:rsidRPr="00692C6F">
              <w:t xml:space="preserve">].criminal_3k_yes) }} YES  {{ </w:t>
            </w:r>
            <w:proofErr w:type="spellStart"/>
            <w:r w:rsidRPr="00692C6F">
              <w:t>output_checkbox</w:t>
            </w:r>
            <w:proofErr w:type="spellEnd"/>
            <w:r w:rsidRPr="00692C6F">
              <w:t>(not users[</w:t>
            </w:r>
            <w:proofErr w:type="spellStart"/>
            <w:r w:rsidRPr="00692C6F">
              <w:t>i</w:t>
            </w:r>
            <w:proofErr w:type="spellEnd"/>
            <w:r w:rsidRPr="00692C6F">
              <w:t>].criminal_3k_yes) }} NO</w:t>
            </w:r>
          </w:p>
        </w:tc>
      </w:tr>
      <w:tr w:rsidR="00F430DB" w14:paraId="78E8637D" w14:textId="77777777">
        <w:trPr>
          <w:trHeight w:val="2510"/>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tcPr>
          <w:sdt>
            <w:sdtPr>
              <w:tag w:val="goog_rdk_136"/>
              <w:id w:val="1177852861"/>
            </w:sdtPr>
            <w:sdtContent>
              <w:p w14:paraId="69BB8B44" w14:textId="6FFC70C9" w:rsidR="008011CA" w:rsidRPr="008011CA" w:rsidRDefault="001877EC" w:rsidP="008011CA">
                <w:pPr>
                  <w:spacing w:after="0" w:line="240" w:lineRule="auto"/>
                  <w:ind w:left="165"/>
                </w:pPr>
                <w:r>
                  <w:rPr>
                    <w:b/>
                    <w:u w:val="single"/>
                  </w:rPr>
                  <w:t>NOTES</w:t>
                </w:r>
                <w:r>
                  <w:rPr>
                    <w:b/>
                  </w:rPr>
                  <w:t xml:space="preserve"> - Be as specific as possible.</w:t>
                </w:r>
                <w:r w:rsidR="008011CA">
                  <w:rPr>
                    <w:b/>
                  </w:rPr>
                  <w:br/>
                </w:r>
                <w:r w:rsidR="008011CA" w:rsidRPr="008011CA">
                  <w:t>{{ users[</w:t>
                </w:r>
                <w:proofErr w:type="spellStart"/>
                <w:r w:rsidR="008011CA" w:rsidRPr="008011CA">
                  <w:t>i</w:t>
                </w:r>
                <w:proofErr w:type="spellEnd"/>
                <w:r w:rsidR="008011CA" w:rsidRPr="008011CA">
                  <w:t>].criminal_3a_details }} {{ users[</w:t>
                </w:r>
                <w:proofErr w:type="spellStart"/>
                <w:r w:rsidR="008011CA" w:rsidRPr="008011CA">
                  <w:t>i</w:t>
                </w:r>
                <w:proofErr w:type="spellEnd"/>
                <w:r w:rsidR="008011CA" w:rsidRPr="008011CA">
                  <w:t>].criminal_3b_details }} {{ users[</w:t>
                </w:r>
                <w:proofErr w:type="spellStart"/>
                <w:r w:rsidR="008011CA" w:rsidRPr="008011CA">
                  <w:t>i</w:t>
                </w:r>
                <w:proofErr w:type="spellEnd"/>
                <w:r w:rsidR="008011CA" w:rsidRPr="008011CA">
                  <w:t>].criminal_3c_details }} {{ users[</w:t>
                </w:r>
                <w:proofErr w:type="spellStart"/>
                <w:r w:rsidR="008011CA" w:rsidRPr="008011CA">
                  <w:t>i</w:t>
                </w:r>
                <w:proofErr w:type="spellEnd"/>
                <w:r w:rsidR="008011CA" w:rsidRPr="008011CA">
                  <w:t>].criminal_3d_details }} {{ users[</w:t>
                </w:r>
                <w:proofErr w:type="spellStart"/>
                <w:r w:rsidR="008011CA" w:rsidRPr="008011CA">
                  <w:t>i</w:t>
                </w:r>
                <w:proofErr w:type="spellEnd"/>
                <w:r w:rsidR="008011CA" w:rsidRPr="008011CA">
                  <w:t>].criminal_3e_details }} {{ users[</w:t>
                </w:r>
                <w:proofErr w:type="spellStart"/>
                <w:r w:rsidR="008011CA" w:rsidRPr="008011CA">
                  <w:t>i</w:t>
                </w:r>
                <w:proofErr w:type="spellEnd"/>
                <w:r w:rsidR="008011CA" w:rsidRPr="008011CA">
                  <w:t>].criminal_3f_details }} {{ users[</w:t>
                </w:r>
                <w:proofErr w:type="spellStart"/>
                <w:r w:rsidR="008011CA" w:rsidRPr="008011CA">
                  <w:t>i</w:t>
                </w:r>
                <w:proofErr w:type="spellEnd"/>
                <w:r w:rsidR="008011CA" w:rsidRPr="008011CA">
                  <w:t>].criminal_3g_details }} {{ users[</w:t>
                </w:r>
                <w:proofErr w:type="spellStart"/>
                <w:r w:rsidR="008011CA" w:rsidRPr="008011CA">
                  <w:t>i</w:t>
                </w:r>
                <w:proofErr w:type="spellEnd"/>
                <w:r w:rsidR="008011CA" w:rsidRPr="008011CA">
                  <w:t>].criminal_3h_details }} {{ users[</w:t>
                </w:r>
                <w:proofErr w:type="spellStart"/>
                <w:r w:rsidR="008011CA" w:rsidRPr="008011CA">
                  <w:t>i</w:t>
                </w:r>
                <w:proofErr w:type="spellEnd"/>
                <w:r w:rsidR="008011CA" w:rsidRPr="008011CA">
                  <w:t>].criminal_3i_details }} {{ users[</w:t>
                </w:r>
                <w:proofErr w:type="spellStart"/>
                <w:r w:rsidR="008011CA" w:rsidRPr="008011CA">
                  <w:t>i</w:t>
                </w:r>
                <w:proofErr w:type="spellEnd"/>
                <w:r w:rsidR="008011CA" w:rsidRPr="008011CA">
                  <w:t>].criminal_3j_details }} {{ users[</w:t>
                </w:r>
                <w:proofErr w:type="spellStart"/>
                <w:r w:rsidR="008011CA" w:rsidRPr="008011CA">
                  <w:t>i</w:t>
                </w:r>
                <w:proofErr w:type="spellEnd"/>
                <w:r w:rsidR="008011CA" w:rsidRPr="008011CA">
                  <w:t>].criminal_3k_details }}</w:t>
                </w:r>
              </w:p>
              <w:p w14:paraId="000001B5" w14:textId="5ADAAA22" w:rsidR="00F430DB" w:rsidRPr="00F430DB" w:rsidRDefault="001877EC">
                <w:pPr>
                  <w:spacing w:after="0" w:line="240" w:lineRule="auto"/>
                  <w:ind w:left="720"/>
                  <w:rPr>
                    <w:rPrChange w:id="63" w:author="Jane Lombardi" w:date="2025-03-13T17:46:00Z">
                      <w:rPr>
                        <w:b/>
                      </w:rPr>
                    </w:rPrChange>
                  </w:rPr>
                  <w:pPrChange w:id="64" w:author="Jane Lombardi" w:date="2025-03-13T17:46:00Z">
                    <w:pPr>
                      <w:spacing w:after="0" w:line="240" w:lineRule="auto"/>
                    </w:pPr>
                  </w:pPrChange>
                </w:pPr>
              </w:p>
            </w:sdtContent>
          </w:sdt>
        </w:tc>
      </w:tr>
      <w:tr w:rsidR="00F430DB" w14:paraId="063DBC5B" w14:textId="77777777">
        <w:trPr>
          <w:trHeight w:val="864"/>
        </w:trPr>
        <w:tc>
          <w:tcPr>
            <w:tcW w:w="11415" w:type="dxa"/>
            <w:gridSpan w:val="7"/>
            <w:tcBorders>
              <w:top w:val="single" w:sz="4" w:space="0" w:color="000000"/>
              <w:left w:val="nil"/>
              <w:bottom w:val="single" w:sz="4" w:space="0" w:color="000000"/>
              <w:right w:val="nil"/>
            </w:tcBorders>
            <w:shd w:val="clear" w:color="auto" w:fill="auto"/>
            <w:vAlign w:val="center"/>
          </w:tcPr>
          <w:p w14:paraId="000001BC" w14:textId="77777777" w:rsidR="00F430DB" w:rsidRDefault="001877EC">
            <w:pPr>
              <w:spacing w:after="0" w:line="240" w:lineRule="auto"/>
              <w:jc w:val="center"/>
              <w:rPr>
                <w:b/>
                <w:highlight w:val="white"/>
              </w:rPr>
            </w:pPr>
            <w:r>
              <w:rPr>
                <w:b/>
                <w:highlight w:val="white"/>
              </w:rPr>
              <w:t>If they answered yes, please describe when it happened,</w:t>
            </w:r>
          </w:p>
          <w:p w14:paraId="000001BD" w14:textId="77777777" w:rsidR="00F430DB" w:rsidRDefault="001877EC">
            <w:pPr>
              <w:spacing w:after="0" w:line="240" w:lineRule="auto"/>
              <w:jc w:val="center"/>
            </w:pPr>
            <w:r>
              <w:rPr>
                <w:b/>
                <w:highlight w:val="white"/>
              </w:rPr>
              <w:t>what happened, what the charges were and what was the outcome.</w:t>
            </w:r>
          </w:p>
        </w:tc>
      </w:tr>
      <w:tr w:rsidR="00F430DB" w14:paraId="096FB1F9" w14:textId="77777777">
        <w:trPr>
          <w:trHeight w:val="288"/>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DEEBF6"/>
            <w:vAlign w:val="center"/>
          </w:tcPr>
          <w:p w14:paraId="000001C4" w14:textId="77777777" w:rsidR="00F430DB" w:rsidRDefault="001877EC">
            <w:pPr>
              <w:spacing w:after="0" w:line="240" w:lineRule="auto"/>
              <w:rPr>
                <w:b/>
                <w:highlight w:val="white"/>
              </w:rPr>
            </w:pPr>
            <w:r>
              <w:rPr>
                <w:b/>
              </w:rPr>
              <w:t>CRIMINAL HISTORY CHART                                                                                                                                </w:t>
            </w:r>
            <w:r>
              <w:t> </w:t>
            </w:r>
          </w:p>
        </w:tc>
      </w:tr>
      <w:tr w:rsidR="00F430DB" w14:paraId="1D0B58CD" w14:textId="77777777">
        <w:trPr>
          <w:trHeight w:val="144"/>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B" w14:textId="77777777" w:rsidR="00F430DB" w:rsidRDefault="001877EC">
            <w:pPr>
              <w:spacing w:after="0" w:line="240" w:lineRule="auto"/>
              <w:jc w:val="center"/>
              <w:rPr>
                <w:b/>
                <w:highlight w:val="white"/>
              </w:rPr>
            </w:pPr>
            <w:r>
              <w:rPr>
                <w:b/>
                <w:highlight w:val="white"/>
              </w:rPr>
              <w:t>Date</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C" w14:textId="77777777" w:rsidR="00F430DB" w:rsidRDefault="001877EC">
            <w:pPr>
              <w:spacing w:after="0" w:line="240" w:lineRule="auto"/>
              <w:jc w:val="center"/>
              <w:rPr>
                <w:b/>
                <w:highlight w:val="white"/>
              </w:rPr>
            </w:pPr>
            <w:r>
              <w:rPr>
                <w:b/>
                <w:highlight w:val="white"/>
              </w:rPr>
              <w:t>Location</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D" w14:textId="77777777" w:rsidR="00F430DB" w:rsidRDefault="001877EC">
            <w:pPr>
              <w:spacing w:after="0" w:line="240" w:lineRule="auto"/>
              <w:jc w:val="center"/>
              <w:rPr>
                <w:b/>
                <w:highlight w:val="white"/>
              </w:rPr>
            </w:pPr>
            <w:r>
              <w:rPr>
                <w:b/>
                <w:highlight w:val="white"/>
              </w:rPr>
              <w:t>Charge</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CE" w14:textId="77777777" w:rsidR="00F430DB" w:rsidRDefault="001877EC">
            <w:pPr>
              <w:spacing w:after="0" w:line="240" w:lineRule="auto"/>
              <w:jc w:val="center"/>
              <w:rPr>
                <w:b/>
                <w:highlight w:val="white"/>
              </w:rPr>
            </w:pPr>
            <w:r>
              <w:rPr>
                <w:b/>
                <w:highlight w:val="white"/>
              </w:rPr>
              <w:t>Outcome</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CF" w14:textId="77777777" w:rsidR="00F430DB" w:rsidRDefault="001877EC">
            <w:pPr>
              <w:spacing w:after="0" w:line="240" w:lineRule="auto"/>
              <w:jc w:val="center"/>
              <w:rPr>
                <w:b/>
                <w:highlight w:val="white"/>
              </w:rPr>
            </w:pPr>
            <w:r>
              <w:rPr>
                <w:b/>
                <w:highlight w:val="white"/>
              </w:rPr>
              <w:t>Sentence</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1" w14:textId="77777777" w:rsidR="00F430DB" w:rsidRDefault="001877EC">
            <w:pPr>
              <w:spacing w:after="0" w:line="240" w:lineRule="auto"/>
              <w:jc w:val="center"/>
              <w:rPr>
                <w:b/>
                <w:highlight w:val="white"/>
              </w:rPr>
            </w:pPr>
            <w:r>
              <w:rPr>
                <w:b/>
                <w:highlight w:val="white"/>
              </w:rPr>
              <w:t>Atty/PD?</w:t>
            </w:r>
          </w:p>
        </w:tc>
      </w:tr>
      <w:tr w:rsidR="008011CA" w14:paraId="575A84EA" w14:textId="77777777" w:rsidTr="00E34C07">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D8" w14:textId="2A0E4E16" w:rsidR="008011CA" w:rsidRDefault="008011CA" w:rsidP="008011CA">
            <w:pPr>
              <w:spacing w:after="0" w:line="240" w:lineRule="auto"/>
              <w:rPr>
                <w:b/>
                <w:highlight w:val="white"/>
              </w:rPr>
            </w:pPr>
            <w:r>
              <w:rPr>
                <w:b/>
                <w:highlight w:val="white"/>
              </w:rPr>
              <w:t>{%tr for x in users[</w:t>
            </w:r>
            <w:proofErr w:type="spellStart"/>
            <w:r>
              <w:rPr>
                <w:b/>
                <w:highlight w:val="white"/>
              </w:rPr>
              <w:t>i</w:t>
            </w:r>
            <w:proofErr w:type="spellEnd"/>
            <w:proofErr w:type="gramStart"/>
            <w:r>
              <w:rPr>
                <w:b/>
                <w:highlight w:val="white"/>
              </w:rPr>
              <w:t>].</w:t>
            </w:r>
            <w:r w:rsidRPr="008011CA">
              <w:rPr>
                <w:b/>
                <w:highlight w:val="white"/>
              </w:rPr>
              <w:t>criminal</w:t>
            </w:r>
            <w:proofErr w:type="gramEnd"/>
            <w:r>
              <w:rPr>
                <w:b/>
                <w:highlight w:val="white"/>
              </w:rPr>
              <w:t>: %}</w:t>
            </w:r>
          </w:p>
        </w:tc>
      </w:tr>
      <w:tr w:rsidR="00F430DB" w14:paraId="46A9FA0C" w14:textId="77777777">
        <w:trPr>
          <w:trHeight w:val="432"/>
        </w:trPr>
        <w:tc>
          <w:tcPr>
            <w:tcW w:w="14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9" w14:textId="3791A682"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.date</w:t>
            </w:r>
            <w:proofErr w:type="spellEnd"/>
            <w:r>
              <w:rPr>
                <w:b/>
                <w:highlight w:val="white"/>
              </w:rPr>
              <w:t xml:space="preserve"> }}</w:t>
            </w:r>
          </w:p>
        </w:tc>
        <w:tc>
          <w:tcPr>
            <w:tcW w:w="23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A" w14:textId="7D57D4E3"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Pr>
                <w:b/>
                <w:highlight w:val="white"/>
              </w:rPr>
              <w:t>location</w:t>
            </w:r>
            <w:proofErr w:type="spellEnd"/>
            <w:r>
              <w:rPr>
                <w:b/>
                <w:highlight w:val="white"/>
              </w:rPr>
              <w:t xml:space="preserve"> }}</w:t>
            </w:r>
          </w:p>
        </w:tc>
        <w:tc>
          <w:tcPr>
            <w:tcW w:w="17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B" w14:textId="326C3431"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charge</w:t>
            </w:r>
            <w:proofErr w:type="spellEnd"/>
            <w:r>
              <w:rPr>
                <w:b/>
                <w:highlight w:val="white"/>
              </w:rPr>
              <w:t xml:space="preserve"> </w:t>
            </w:r>
            <w:r>
              <w:rPr>
                <w:b/>
                <w:highlight w:val="white"/>
              </w:rPr>
              <w:t>}}</w:t>
            </w:r>
          </w:p>
        </w:tc>
        <w:tc>
          <w:tcPr>
            <w:tcW w:w="179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C" w14:textId="23BF2232"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outcome</w:t>
            </w:r>
            <w:proofErr w:type="spellEnd"/>
            <w:r>
              <w:rPr>
                <w:b/>
                <w:highlight w:val="white"/>
              </w:rPr>
              <w:t xml:space="preserve"> </w:t>
            </w:r>
            <w:r>
              <w:rPr>
                <w:b/>
                <w:highlight w:val="white"/>
              </w:rPr>
              <w:t>}}</w:t>
            </w:r>
          </w:p>
        </w:tc>
        <w:tc>
          <w:tcPr>
            <w:tcW w:w="251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1DD" w14:textId="70E2CDB9" w:rsidR="00F430DB" w:rsidRDefault="00987CA1" w:rsidP="00987CA1">
            <w:pPr>
              <w:spacing w:after="0" w:line="240" w:lineRule="auto"/>
              <w:jc w:val="center"/>
              <w:rPr>
                <w:b/>
                <w:highlight w:val="white"/>
              </w:rPr>
            </w:pPr>
            <w:proofErr w:type="gramStart"/>
            <w:r>
              <w:rPr>
                <w:b/>
                <w:highlight w:val="white"/>
              </w:rPr>
              <w:t xml:space="preserve">{{ </w:t>
            </w:r>
            <w:proofErr w:type="spellStart"/>
            <w:r>
              <w:rPr>
                <w:b/>
                <w:highlight w:val="white"/>
              </w:rPr>
              <w:t>x</w:t>
            </w:r>
            <w:proofErr w:type="gramEnd"/>
            <w:r>
              <w:rPr>
                <w:b/>
                <w:highlight w:val="white"/>
              </w:rPr>
              <w:t>.</w:t>
            </w:r>
            <w:r w:rsidRPr="00987CA1">
              <w:rPr>
                <w:b/>
                <w:highlight w:val="white"/>
              </w:rPr>
              <w:t>sentence</w:t>
            </w:r>
            <w:proofErr w:type="spellEnd"/>
            <w:r>
              <w:rPr>
                <w:b/>
                <w:highlight w:val="white"/>
              </w:rPr>
              <w:t xml:space="preserve"> </w:t>
            </w:r>
            <w:r>
              <w:rPr>
                <w:b/>
                <w:highlight w:val="white"/>
              </w:rPr>
              <w:t>}}</w:t>
            </w:r>
          </w:p>
        </w:tc>
        <w:tc>
          <w:tcPr>
            <w:tcW w:w="151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DF" w14:textId="7AC62200" w:rsidR="00F430DB" w:rsidRDefault="00987CA1">
            <w:pPr>
              <w:spacing w:after="0" w:line="240" w:lineRule="auto"/>
              <w:jc w:val="center"/>
              <w:rPr>
                <w:b/>
                <w:highlight w:val="white"/>
              </w:rPr>
            </w:pPr>
            <w:proofErr w:type="gramStart"/>
            <w:r>
              <w:rPr>
                <w:b/>
                <w:highlight w:val="white"/>
              </w:rPr>
              <w:t xml:space="preserve">{{ </w:t>
            </w:r>
            <w:proofErr w:type="spellStart"/>
            <w:r>
              <w:rPr>
                <w:b/>
                <w:highlight w:val="white"/>
              </w:rPr>
              <w:t>x.</w:t>
            </w:r>
            <w:r>
              <w:rPr>
                <w:b/>
                <w:highlight w:val="white"/>
              </w:rPr>
              <w:t>rep</w:t>
            </w:r>
            <w:proofErr w:type="spellEnd"/>
            <w:proofErr w:type="gramEnd"/>
            <w:r>
              <w:rPr>
                <w:b/>
                <w:highlight w:val="white"/>
              </w:rPr>
              <w:t xml:space="preserve"> }}</w:t>
            </w:r>
          </w:p>
        </w:tc>
      </w:tr>
      <w:tr w:rsidR="008011CA" w14:paraId="01EA6D90" w14:textId="77777777" w:rsidTr="00AA3786">
        <w:trPr>
          <w:trHeight w:val="432"/>
        </w:trPr>
        <w:tc>
          <w:tcPr>
            <w:tcW w:w="11415" w:type="dxa"/>
            <w:gridSpan w:val="7"/>
            <w:tcBorders>
              <w:top w:val="single" w:sz="4" w:space="0" w:color="000000"/>
              <w:left w:val="single" w:sz="4" w:space="0" w:color="000000"/>
              <w:bottom w:val="single" w:sz="4" w:space="0" w:color="000000"/>
              <w:right w:val="single" w:sz="4" w:space="0" w:color="000000"/>
            </w:tcBorders>
            <w:shd w:val="clear" w:color="auto" w:fill="auto"/>
            <w:vAlign w:val="center"/>
          </w:tcPr>
          <w:p w14:paraId="000001E6" w14:textId="02BB2F3C" w:rsidR="008011CA" w:rsidRDefault="008011CA" w:rsidP="008011CA">
            <w:pPr>
              <w:spacing w:after="0" w:line="240" w:lineRule="auto"/>
              <w:rPr>
                <w:b/>
                <w:highlight w:val="white"/>
              </w:rPr>
            </w:pPr>
            <w:r>
              <w:rPr>
                <w:b/>
                <w:highlight w:val="white"/>
              </w:rPr>
              <w:t xml:space="preserve">{%tr </w:t>
            </w:r>
            <w:proofErr w:type="spellStart"/>
            <w:r>
              <w:rPr>
                <w:b/>
                <w:highlight w:val="white"/>
              </w:rPr>
              <w:t>endfor</w:t>
            </w:r>
            <w:proofErr w:type="spellEnd"/>
            <w:r>
              <w:rPr>
                <w:b/>
                <w:highlight w:val="white"/>
              </w:rPr>
              <w:t xml:space="preserve"> %}</w:t>
            </w:r>
          </w:p>
        </w:tc>
      </w:tr>
    </w:tbl>
    <w:p w14:paraId="000001EE" w14:textId="77777777" w:rsidR="00F430DB" w:rsidRDefault="00F430DB">
      <w:pPr>
        <w:rPr>
          <w:sz w:val="2"/>
          <w:szCs w:val="2"/>
        </w:rPr>
      </w:pPr>
    </w:p>
    <w:tbl>
      <w:tblPr>
        <w:tblStyle w:val="12"/>
        <w:tblpPr w:leftFromText="180" w:rightFromText="180" w:vertAnchor="text" w:tblpX="-185" w:tblpY="1"/>
        <w:tblW w:w="1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
        <w:gridCol w:w="5250"/>
        <w:gridCol w:w="5834"/>
      </w:tblGrid>
      <w:tr w:rsidR="00A71930" w14:paraId="73A8D771" w14:textId="77777777" w:rsidTr="00767E1E">
        <w:trPr>
          <w:cantSplit/>
          <w:trHeight w:val="420"/>
        </w:trPr>
        <w:tc>
          <w:tcPr>
            <w:tcW w:w="301" w:type="dxa"/>
            <w:vMerge w:val="restart"/>
            <w:tcBorders>
              <w:top w:val="single" w:sz="4" w:space="0" w:color="000000"/>
              <w:left w:val="single" w:sz="4" w:space="0" w:color="000000"/>
              <w:right w:val="single" w:sz="4" w:space="0" w:color="000000"/>
            </w:tcBorders>
            <w:shd w:val="clear" w:color="auto" w:fill="DEEBF6"/>
          </w:tcPr>
          <w:p w14:paraId="000001EF" w14:textId="77777777" w:rsidR="00A71930" w:rsidRDefault="00A71930">
            <w:pPr>
              <w:spacing w:after="0" w:line="240" w:lineRule="auto"/>
              <w:ind w:left="113" w:right="113"/>
              <w:jc w:val="center"/>
              <w:rPr>
                <w:b/>
              </w:rPr>
            </w:pPr>
          </w:p>
        </w:tc>
        <w:tc>
          <w:tcPr>
            <w:tcW w:w="11084" w:type="dxa"/>
            <w:gridSpan w:val="2"/>
            <w:tcBorders>
              <w:top w:val="single" w:sz="4" w:space="0" w:color="000000"/>
              <w:left w:val="single" w:sz="4" w:space="0" w:color="000000"/>
            </w:tcBorders>
            <w:shd w:val="clear" w:color="auto" w:fill="auto"/>
          </w:tcPr>
          <w:p w14:paraId="000001F2" w14:textId="26C64C6A" w:rsidR="00A71930" w:rsidRDefault="00A71930" w:rsidP="00A71930">
            <w:pPr>
              <w:spacing w:after="0" w:line="240" w:lineRule="auto"/>
              <w:jc w:val="center"/>
            </w:pPr>
            <w:r>
              <w:rPr>
                <w:b/>
              </w:rPr>
              <w:t>EDUCATION AND EMPLOYMENT HISTORY</w:t>
            </w:r>
          </w:p>
        </w:tc>
      </w:tr>
      <w:tr w:rsidR="00A71930" w14:paraId="2F5E06CF" w14:textId="77777777" w:rsidTr="003974A1">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1F3" w14:textId="77777777" w:rsidR="00A71930" w:rsidRDefault="00A71930">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tcBorders>
            <w:shd w:val="clear" w:color="auto" w:fill="auto"/>
          </w:tcPr>
          <w:p w14:paraId="000001F6" w14:textId="091EE734" w:rsidR="00A71930" w:rsidRDefault="00A71930">
            <w:pPr>
              <w:spacing w:after="0" w:line="240" w:lineRule="auto"/>
            </w:pPr>
            <w:r>
              <w:t xml:space="preserve">Highest level of education: </w:t>
            </w:r>
            <w:proofErr w:type="gramStart"/>
            <w:r>
              <w:t>_</w:t>
            </w:r>
            <w:r w:rsidRPr="00A71930">
              <w:t>{</w:t>
            </w:r>
            <w:proofErr w:type="gramEnd"/>
            <w:r w:rsidRPr="00A71930">
              <w:t>{ users[</w:t>
            </w:r>
            <w:proofErr w:type="spellStart"/>
            <w:r w:rsidRPr="00A71930">
              <w:t>i</w:t>
            </w:r>
            <w:proofErr w:type="spellEnd"/>
            <w:r w:rsidRPr="00A71930">
              <w:t>].</w:t>
            </w:r>
            <w:proofErr w:type="spellStart"/>
            <w:r w:rsidRPr="00A71930">
              <w:t>education_level</w:t>
            </w:r>
            <w:proofErr w:type="spellEnd"/>
            <w:r w:rsidRPr="00A71930">
              <w:t xml:space="preserve"> }}</w:t>
            </w:r>
            <w:r>
              <w:br/>
              <w:t xml:space="preserve">What was your occupation in your home country? </w:t>
            </w:r>
            <w:proofErr w:type="gramStart"/>
            <w:r w:rsidRPr="00A71930">
              <w:t>{{ users</w:t>
            </w:r>
            <w:proofErr w:type="gramEnd"/>
            <w:r w:rsidRPr="00A71930">
              <w:t>[</w:t>
            </w:r>
            <w:proofErr w:type="spellStart"/>
            <w:r w:rsidRPr="00A71930">
              <w:t>i</w:t>
            </w:r>
            <w:proofErr w:type="spellEnd"/>
            <w:r w:rsidRPr="00A71930">
              <w:t>].occupation }}</w:t>
            </w:r>
          </w:p>
        </w:tc>
      </w:tr>
      <w:tr w:rsidR="00F430DB" w14:paraId="69D5668B"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1F7" w14:textId="77777777" w:rsidR="00F430DB" w:rsidRDefault="00F430DB">
            <w:pPr>
              <w:widowControl w:val="0"/>
              <w:pBdr>
                <w:top w:val="nil"/>
                <w:left w:val="nil"/>
                <w:bottom w:val="nil"/>
                <w:right w:val="nil"/>
                <w:between w:val="nil"/>
              </w:pBdr>
              <w:spacing w:after="0"/>
            </w:pPr>
          </w:p>
        </w:tc>
        <w:tc>
          <w:tcPr>
            <w:tcW w:w="5250" w:type="dxa"/>
            <w:tcBorders>
              <w:top w:val="single" w:sz="4" w:space="0" w:color="000000"/>
              <w:left w:val="single" w:sz="4" w:space="0" w:color="000000"/>
              <w:bottom w:val="nil"/>
              <w:right w:val="single" w:sz="4" w:space="0" w:color="000000"/>
            </w:tcBorders>
            <w:shd w:val="clear" w:color="auto" w:fill="auto"/>
          </w:tcPr>
          <w:p w14:paraId="000001F8" w14:textId="66C47A2C" w:rsidR="00F430DB" w:rsidRDefault="001877EC">
            <w:pPr>
              <w:spacing w:after="0" w:line="240" w:lineRule="auto"/>
            </w:pPr>
            <w:r>
              <w:t xml:space="preserve">Are you Currently working?     </w:t>
            </w:r>
            <w:proofErr w:type="gramStart"/>
            <w:r w:rsidR="00987CA1" w:rsidRPr="00987CA1">
              <w:t xml:space="preserve">{{ </w:t>
            </w:r>
            <w:proofErr w:type="spellStart"/>
            <w:r w:rsidR="00987CA1" w:rsidRPr="00987CA1">
              <w:t>output</w:t>
            </w:r>
            <w:proofErr w:type="gramEnd"/>
            <w:r w:rsidR="00987CA1" w:rsidRPr="00987CA1">
              <w:t>_checkbox</w:t>
            </w:r>
            <w:proofErr w:type="spellEnd"/>
            <w:r w:rsidR="00987CA1" w:rsidRPr="00987CA1">
              <w:t>(users[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xml:space="preserve">) }} YES  {{ </w:t>
            </w:r>
            <w:proofErr w:type="spellStart"/>
            <w:r w:rsidR="00987CA1" w:rsidRPr="00987CA1">
              <w:t>output_checkbox</w:t>
            </w:r>
            <w:proofErr w:type="spellEnd"/>
            <w:r w:rsidR="00987CA1" w:rsidRPr="00987CA1">
              <w:t>(not users[</w:t>
            </w:r>
            <w:proofErr w:type="spellStart"/>
            <w:r w:rsidR="00987CA1" w:rsidRPr="00987CA1">
              <w:t>i</w:t>
            </w:r>
            <w:proofErr w:type="spellEnd"/>
            <w:r w:rsidR="00987CA1" w:rsidRPr="00987CA1">
              <w:t>].</w:t>
            </w:r>
            <w:proofErr w:type="spellStart"/>
            <w:r w:rsidR="00987CA1" w:rsidRPr="00987CA1">
              <w:t>currently_working</w:t>
            </w:r>
            <w:proofErr w:type="spellEnd"/>
            <w:r w:rsidR="00987CA1" w:rsidRPr="00987CA1">
              <w:t>) }} NO</w:t>
            </w:r>
          </w:p>
        </w:tc>
        <w:tc>
          <w:tcPr>
            <w:tcW w:w="5834" w:type="dxa"/>
            <w:vMerge w:val="restart"/>
            <w:tcBorders>
              <w:top w:val="single" w:sz="4" w:space="0" w:color="000000"/>
              <w:left w:val="single" w:sz="4" w:space="0" w:color="000000"/>
              <w:right w:val="single" w:sz="4" w:space="0" w:color="000000"/>
            </w:tcBorders>
            <w:shd w:val="clear" w:color="auto" w:fill="auto"/>
          </w:tcPr>
          <w:p w14:paraId="59918C36" w14:textId="77777777" w:rsidR="00A71930" w:rsidRPr="00A71930" w:rsidRDefault="001877EC" w:rsidP="00A71930">
            <w:pPr>
              <w:spacing w:after="0" w:line="240" w:lineRule="auto"/>
            </w:pPr>
            <w:r>
              <w:t xml:space="preserve">Do you remember ever filing out Form I-9?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 xml:space="preserve">].i9_form)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].i9_form) }} NO</w:t>
            </w:r>
            <w:r>
              <w:br/>
            </w:r>
            <w:r>
              <w:br/>
              <w:t xml:space="preserve">Details: </w:t>
            </w:r>
            <w:r w:rsidR="00A71930" w:rsidRPr="00A71930">
              <w:t>{{ users[</w:t>
            </w:r>
            <w:proofErr w:type="spellStart"/>
            <w:r w:rsidR="00A71930" w:rsidRPr="00A71930">
              <w:t>i</w:t>
            </w:r>
            <w:proofErr w:type="spellEnd"/>
            <w:r w:rsidR="00A71930" w:rsidRPr="00A71930">
              <w:t>].i9_details }}</w:t>
            </w:r>
          </w:p>
          <w:p w14:paraId="000001FA" w14:textId="481B5B49" w:rsidR="00F430DB" w:rsidRDefault="00F430DB">
            <w:pPr>
              <w:spacing w:after="0" w:line="240" w:lineRule="auto"/>
            </w:pPr>
          </w:p>
        </w:tc>
      </w:tr>
      <w:tr w:rsidR="00F430DB" w14:paraId="3ACBD80F"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1FC" w14:textId="77777777" w:rsidR="00F430DB" w:rsidRDefault="00F430DB">
            <w:pPr>
              <w:widowControl w:val="0"/>
              <w:pBdr>
                <w:top w:val="nil"/>
                <w:left w:val="nil"/>
                <w:bottom w:val="nil"/>
                <w:right w:val="nil"/>
                <w:between w:val="nil"/>
              </w:pBdr>
              <w:spacing w:after="0"/>
            </w:pPr>
          </w:p>
        </w:tc>
        <w:tc>
          <w:tcPr>
            <w:tcW w:w="5250" w:type="dxa"/>
            <w:tcBorders>
              <w:top w:val="nil"/>
              <w:left w:val="single" w:sz="4" w:space="0" w:color="000000"/>
              <w:bottom w:val="single" w:sz="4" w:space="0" w:color="000000"/>
              <w:right w:val="single" w:sz="4" w:space="0" w:color="000000"/>
            </w:tcBorders>
            <w:shd w:val="clear" w:color="auto" w:fill="auto"/>
          </w:tcPr>
          <w:p w14:paraId="000001FD" w14:textId="2E96F900" w:rsidR="00F430DB" w:rsidRDefault="001877EC">
            <w:pPr>
              <w:spacing w:after="0" w:line="240" w:lineRule="auto"/>
            </w:pPr>
            <w:r>
              <w:t xml:space="preserve">Employer: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employer_name</w:t>
            </w:r>
            <w:proofErr w:type="spellEnd"/>
            <w:r w:rsidR="00A71930" w:rsidRPr="00A71930">
              <w:t xml:space="preserve"> }}</w:t>
            </w:r>
            <w:r>
              <w:br/>
              <w:t xml:space="preserve">Occupation: </w:t>
            </w:r>
            <w:r w:rsidR="00A71930" w:rsidRPr="00A71930">
              <w:t>{{ users[</w:t>
            </w:r>
            <w:proofErr w:type="spellStart"/>
            <w:r w:rsidR="00A71930" w:rsidRPr="00A71930">
              <w:t>i</w:t>
            </w:r>
            <w:proofErr w:type="spellEnd"/>
            <w:r w:rsidR="00A71930" w:rsidRPr="00A71930">
              <w:t>].</w:t>
            </w:r>
            <w:proofErr w:type="spellStart"/>
            <w:r w:rsidR="00A71930" w:rsidRPr="00A71930">
              <w:t>employer_job</w:t>
            </w:r>
            <w:proofErr w:type="spellEnd"/>
            <w:r w:rsidR="00A71930" w:rsidRPr="00A71930">
              <w:t xml:space="preserve"> }}</w:t>
            </w:r>
          </w:p>
          <w:p w14:paraId="000001FE" w14:textId="6DA8F853" w:rsidR="00F430DB" w:rsidRDefault="001877EC">
            <w:pPr>
              <w:spacing w:after="0" w:line="240" w:lineRule="auto"/>
            </w:pPr>
            <w:r>
              <w:t xml:space="preserve">Start Date: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employer_start_date</w:t>
            </w:r>
            <w:proofErr w:type="spellEnd"/>
            <w:r w:rsidR="00A71930" w:rsidRPr="00A71930">
              <w:t xml:space="preserve"> }}</w:t>
            </w:r>
          </w:p>
        </w:tc>
        <w:tc>
          <w:tcPr>
            <w:tcW w:w="5834" w:type="dxa"/>
            <w:vMerge/>
            <w:tcBorders>
              <w:top w:val="single" w:sz="4" w:space="0" w:color="000000"/>
              <w:left w:val="single" w:sz="4" w:space="0" w:color="000000"/>
              <w:right w:val="single" w:sz="4" w:space="0" w:color="000000"/>
            </w:tcBorders>
            <w:shd w:val="clear" w:color="auto" w:fill="auto"/>
          </w:tcPr>
          <w:p w14:paraId="000001FF" w14:textId="77777777" w:rsidR="00F430DB" w:rsidRDefault="00F430DB">
            <w:pPr>
              <w:widowControl w:val="0"/>
              <w:pBdr>
                <w:top w:val="nil"/>
                <w:left w:val="nil"/>
                <w:bottom w:val="nil"/>
                <w:right w:val="nil"/>
                <w:between w:val="nil"/>
              </w:pBdr>
              <w:spacing w:after="0"/>
            </w:pPr>
          </w:p>
        </w:tc>
      </w:tr>
      <w:tr w:rsidR="00F430DB" w14:paraId="668EEBBF"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201" w14:textId="77777777" w:rsidR="00F430DB" w:rsidRDefault="00F430DB">
            <w:pPr>
              <w:widowControl w:val="0"/>
              <w:pBdr>
                <w:top w:val="nil"/>
                <w:left w:val="nil"/>
                <w:bottom w:val="nil"/>
                <w:right w:val="nil"/>
                <w:between w:val="nil"/>
              </w:pBdr>
              <w:spacing w:after="0"/>
            </w:pPr>
          </w:p>
        </w:tc>
        <w:tc>
          <w:tcPr>
            <w:tcW w:w="11084" w:type="dxa"/>
            <w:gridSpan w:val="2"/>
            <w:tcBorders>
              <w:top w:val="single" w:sz="4" w:space="0" w:color="000000"/>
              <w:left w:val="single" w:sz="4" w:space="0" w:color="000000"/>
              <w:right w:val="single" w:sz="4" w:space="0" w:color="000000"/>
            </w:tcBorders>
            <w:shd w:val="clear" w:color="auto" w:fill="auto"/>
          </w:tcPr>
          <w:p w14:paraId="00000202" w14:textId="6DB872D2" w:rsidR="00F430DB" w:rsidRDefault="001877EC">
            <w:pPr>
              <w:spacing w:after="0" w:line="240" w:lineRule="auto"/>
            </w:pPr>
            <w:r>
              <w:t xml:space="preserve">Have you ever used false or borrowed documents to work?   </w:t>
            </w:r>
            <w:proofErr w:type="gramStart"/>
            <w:r w:rsidR="00A71930" w:rsidRPr="00A71930">
              <w:t xml:space="preserve">{{ </w:t>
            </w:r>
            <w:proofErr w:type="spellStart"/>
            <w:r w:rsidR="00A71930" w:rsidRPr="00A71930">
              <w:t>output</w:t>
            </w:r>
            <w:proofErr w:type="gramEnd"/>
            <w:r w:rsidR="00A71930" w:rsidRPr="00A71930">
              <w:t>_checkbox</w:t>
            </w:r>
            <w:proofErr w:type="spellEnd"/>
            <w:r w:rsidR="00A71930" w:rsidRPr="00A71930">
              <w:t>(users[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xml:space="preserve">) }} YES  {{ </w:t>
            </w:r>
            <w:proofErr w:type="spellStart"/>
            <w:r w:rsidR="00A71930" w:rsidRPr="00A71930">
              <w:t>output_checkbox</w:t>
            </w:r>
            <w:proofErr w:type="spellEnd"/>
            <w:r w:rsidR="00A71930" w:rsidRPr="00A71930">
              <w:t>(not users[</w:t>
            </w:r>
            <w:proofErr w:type="spellStart"/>
            <w:r w:rsidR="00A71930" w:rsidRPr="00A71930">
              <w:t>i</w:t>
            </w:r>
            <w:proofErr w:type="spellEnd"/>
            <w:r w:rsidR="00A71930" w:rsidRPr="00A71930">
              <w:t>].</w:t>
            </w:r>
            <w:proofErr w:type="spellStart"/>
            <w:r w:rsidR="00A71930" w:rsidRPr="00A71930">
              <w:t>false_documents</w:t>
            </w:r>
            <w:proofErr w:type="spellEnd"/>
            <w:r w:rsidR="00A71930" w:rsidRPr="00A71930">
              <w:t>) }} NO</w:t>
            </w:r>
          </w:p>
        </w:tc>
      </w:tr>
      <w:tr w:rsidR="00F430DB" w14:paraId="13F6D9BA" w14:textId="77777777">
        <w:trPr>
          <w:cantSplit/>
          <w:trHeight w:val="300"/>
        </w:trPr>
        <w:tc>
          <w:tcPr>
            <w:tcW w:w="301" w:type="dxa"/>
            <w:vMerge/>
            <w:tcBorders>
              <w:top w:val="single" w:sz="4" w:space="0" w:color="000000"/>
              <w:left w:val="single" w:sz="4" w:space="0" w:color="000000"/>
              <w:right w:val="single" w:sz="4" w:space="0" w:color="000000"/>
            </w:tcBorders>
            <w:shd w:val="clear" w:color="auto" w:fill="DEEBF6"/>
          </w:tcPr>
          <w:p w14:paraId="00000205" w14:textId="77777777" w:rsidR="00F430DB" w:rsidRDefault="00F430DB">
            <w:pPr>
              <w:widowControl w:val="0"/>
              <w:pBdr>
                <w:top w:val="nil"/>
                <w:left w:val="nil"/>
                <w:bottom w:val="nil"/>
                <w:right w:val="nil"/>
                <w:between w:val="nil"/>
              </w:pBdr>
              <w:spacing w:after="0"/>
            </w:pPr>
          </w:p>
        </w:tc>
        <w:tc>
          <w:tcPr>
            <w:tcW w:w="11084" w:type="dxa"/>
            <w:gridSpan w:val="2"/>
            <w:tcBorders>
              <w:top w:val="nil"/>
              <w:left w:val="single" w:sz="4" w:space="0" w:color="000000"/>
              <w:bottom w:val="single" w:sz="4" w:space="0" w:color="000000"/>
              <w:right w:val="single" w:sz="4" w:space="0" w:color="000000"/>
            </w:tcBorders>
            <w:shd w:val="clear" w:color="auto" w:fill="auto"/>
          </w:tcPr>
          <w:p w14:paraId="00000206" w14:textId="63013182" w:rsidR="00F430DB" w:rsidRDefault="001877EC">
            <w:pPr>
              <w:spacing w:after="0" w:line="240" w:lineRule="auto"/>
            </w:pPr>
            <w:r>
              <w:t xml:space="preserve">What did/do you use? </w:t>
            </w:r>
            <w:proofErr w:type="gramStart"/>
            <w:r w:rsidR="00A71930" w:rsidRPr="00A71930">
              <w:t>{{ users</w:t>
            </w:r>
            <w:proofErr w:type="gramEnd"/>
            <w:r w:rsidR="00A71930" w:rsidRPr="00A71930">
              <w:t>[</w:t>
            </w:r>
            <w:proofErr w:type="spellStart"/>
            <w:r w:rsidR="00A71930" w:rsidRPr="00A71930">
              <w:t>i</w:t>
            </w:r>
            <w:proofErr w:type="spellEnd"/>
            <w:r w:rsidR="00A71930" w:rsidRPr="00A71930">
              <w:t>].</w:t>
            </w:r>
            <w:proofErr w:type="spellStart"/>
            <w:r w:rsidR="00A71930" w:rsidRPr="00A71930">
              <w:t>false_documents_details</w:t>
            </w:r>
            <w:proofErr w:type="spellEnd"/>
            <w:r w:rsidR="00A71930" w:rsidRPr="00A71930">
              <w:t xml:space="preserve"> }}</w:t>
            </w:r>
          </w:p>
        </w:tc>
      </w:tr>
    </w:tbl>
    <w:p w14:paraId="00000209" w14:textId="77777777" w:rsidR="00F430DB" w:rsidRDefault="00F430DB">
      <w:pPr>
        <w:spacing w:after="0" w:line="240" w:lineRule="auto"/>
        <w:jc w:val="both"/>
      </w:pPr>
    </w:p>
    <w:tbl>
      <w:tblPr>
        <w:tblStyle w:val="11"/>
        <w:tblW w:w="1143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0"/>
        <w:gridCol w:w="9054"/>
        <w:gridCol w:w="2016"/>
      </w:tblGrid>
      <w:tr w:rsidR="00F430DB" w14:paraId="000B7829" w14:textId="77777777">
        <w:trPr>
          <w:trHeight w:val="300"/>
        </w:trPr>
        <w:tc>
          <w:tcPr>
            <w:tcW w:w="360" w:type="dxa"/>
            <w:vMerge w:val="restart"/>
            <w:tcBorders>
              <w:top w:val="single" w:sz="4" w:space="0" w:color="000000"/>
              <w:left w:val="single" w:sz="4" w:space="0" w:color="000000"/>
              <w:right w:val="single" w:sz="4" w:space="0" w:color="000000"/>
            </w:tcBorders>
            <w:shd w:val="clear" w:color="auto" w:fill="DEEBF6"/>
            <w:vAlign w:val="center"/>
          </w:tcPr>
          <w:p w14:paraId="0000020A" w14:textId="77777777" w:rsidR="00F430DB" w:rsidRDefault="00F430DB">
            <w:pPr>
              <w:spacing w:line="240" w:lineRule="auto"/>
              <w:jc w:val="center"/>
              <w:rPr>
                <w:b/>
              </w:rPr>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0B" w14:textId="77777777" w:rsidR="00F430DB" w:rsidRDefault="001877EC">
            <w:pPr>
              <w:spacing w:line="240" w:lineRule="auto"/>
              <w:ind w:right="-270"/>
              <w:jc w:val="center"/>
              <w:rPr>
                <w:b/>
              </w:rPr>
            </w:pPr>
            <w:r>
              <w:rPr>
                <w:b/>
              </w:rPr>
              <w:t>CLAIMS TO U.S. CITIZENSHIP</w:t>
            </w:r>
          </w:p>
        </w:tc>
      </w:tr>
      <w:tr w:rsidR="00F430DB" w14:paraId="530D6A3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0D" w14:textId="77777777" w:rsidR="00F430DB" w:rsidRDefault="00F430DB">
            <w:pPr>
              <w:widowControl w:val="0"/>
              <w:pBdr>
                <w:top w:val="nil"/>
                <w:left w:val="nil"/>
                <w:bottom w:val="nil"/>
                <w:right w:val="nil"/>
                <w:between w:val="nil"/>
              </w:pBdr>
              <w:spacing w:after="0"/>
              <w:rPr>
                <w:b/>
              </w:rPr>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0E" w14:textId="77777777" w:rsidR="00F430DB" w:rsidRDefault="001877EC">
            <w:pPr>
              <w:spacing w:after="0" w:line="240" w:lineRule="auto"/>
            </w:pPr>
            <w:r>
              <w:t>Have you ever received public benefits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0F" w14:textId="73537C16"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].citizenship_4a_yes) }} YES  {{ </w:t>
            </w:r>
            <w:proofErr w:type="spellStart"/>
            <w:r w:rsidRPr="00A71930">
              <w:t>output_checkbox</w:t>
            </w:r>
            <w:proofErr w:type="spellEnd"/>
            <w:r w:rsidRPr="00A71930">
              <w:t>(not users[</w:t>
            </w:r>
            <w:proofErr w:type="spellStart"/>
            <w:r w:rsidRPr="00A71930">
              <w:t>i</w:t>
            </w:r>
            <w:proofErr w:type="spellEnd"/>
            <w:r w:rsidRPr="00A71930">
              <w:t>].citizenship_4a_yes) }} NO</w:t>
            </w:r>
          </w:p>
        </w:tc>
      </w:tr>
      <w:tr w:rsidR="00F430DB" w14:paraId="44B108C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0"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1" w14:textId="77777777" w:rsidR="00F430DB" w:rsidRDefault="001877EC">
            <w:pPr>
              <w:spacing w:after="0" w:line="240" w:lineRule="auto"/>
            </w:pPr>
            <w:r>
              <w:t>Have you ever told anyone that you’re a U.S citizen, for example, to get a driver’s license, to get a job, or for any other reason?</w:t>
            </w:r>
          </w:p>
        </w:tc>
        <w:tc>
          <w:tcPr>
            <w:tcW w:w="2016" w:type="dxa"/>
            <w:tcBorders>
              <w:top w:val="single" w:sz="4" w:space="0" w:color="000000"/>
              <w:left w:val="single" w:sz="4" w:space="0" w:color="000000"/>
              <w:right w:val="single" w:sz="4" w:space="0" w:color="000000"/>
            </w:tcBorders>
            <w:shd w:val="clear" w:color="auto" w:fill="auto"/>
            <w:vAlign w:val="center"/>
          </w:tcPr>
          <w:p w14:paraId="00000212" w14:textId="19210E91"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].citizenship_4b_yes) }} YES  {{ </w:t>
            </w:r>
            <w:proofErr w:type="spellStart"/>
            <w:r w:rsidRPr="00A71930">
              <w:t>output_checkbox</w:t>
            </w:r>
            <w:proofErr w:type="spellEnd"/>
            <w:r w:rsidRPr="00A71930">
              <w:t xml:space="preserve">(not </w:t>
            </w:r>
            <w:r w:rsidRPr="00A71930">
              <w:lastRenderedPageBreak/>
              <w:t>users[</w:t>
            </w:r>
            <w:proofErr w:type="spellStart"/>
            <w:r w:rsidRPr="00A71930">
              <w:t>i</w:t>
            </w:r>
            <w:proofErr w:type="spellEnd"/>
            <w:r w:rsidRPr="00A71930">
              <w:t>].citizenship_4b_yes) }} NO</w:t>
            </w:r>
          </w:p>
        </w:tc>
      </w:tr>
      <w:tr w:rsidR="00F430DB" w14:paraId="56AB0D11"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3"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4" w14:textId="77777777" w:rsidR="00F430DB" w:rsidRDefault="001877EC">
            <w:pPr>
              <w:spacing w:after="0" w:line="240" w:lineRule="auto"/>
            </w:pPr>
            <w:r>
              <w:t>Have you ever used a U.S citizen passport or driver’s license or another document?</w:t>
            </w:r>
          </w:p>
        </w:tc>
        <w:tc>
          <w:tcPr>
            <w:tcW w:w="2016" w:type="dxa"/>
            <w:tcBorders>
              <w:top w:val="single" w:sz="4" w:space="0" w:color="000000"/>
              <w:left w:val="single" w:sz="4" w:space="0" w:color="000000"/>
              <w:right w:val="single" w:sz="4" w:space="0" w:color="000000"/>
            </w:tcBorders>
            <w:shd w:val="clear" w:color="auto" w:fill="auto"/>
            <w:vAlign w:val="center"/>
          </w:tcPr>
          <w:p w14:paraId="00000215" w14:textId="0E2F3FA8"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].citizenship_4c_yes) }} YES  {{ </w:t>
            </w:r>
            <w:proofErr w:type="spellStart"/>
            <w:r w:rsidRPr="00A71930">
              <w:t>output_checkbox</w:t>
            </w:r>
            <w:proofErr w:type="spellEnd"/>
            <w:r w:rsidRPr="00A71930">
              <w:t>(not users[</w:t>
            </w:r>
            <w:proofErr w:type="spellStart"/>
            <w:r w:rsidRPr="00A71930">
              <w:t>i</w:t>
            </w:r>
            <w:proofErr w:type="spellEnd"/>
            <w:r w:rsidRPr="00A71930">
              <w:t>].citizenship_4c_yes) }} NO</w:t>
            </w:r>
          </w:p>
        </w:tc>
      </w:tr>
      <w:tr w:rsidR="00F430DB" w14:paraId="7B211D4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6"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7" w14:textId="77777777" w:rsidR="00F430DB" w:rsidRDefault="001877EC">
            <w:pPr>
              <w:spacing w:after="0" w:line="240" w:lineRule="auto"/>
            </w:pPr>
            <w:r>
              <w:t>Have you ever registered to vote or voted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8" w14:textId="3BD0508E"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].citizenship_4d_yes) }} YES  {{ </w:t>
            </w:r>
            <w:proofErr w:type="spellStart"/>
            <w:r w:rsidRPr="00A71930">
              <w:t>output_checkbox</w:t>
            </w:r>
            <w:proofErr w:type="spellEnd"/>
            <w:r w:rsidRPr="00A71930">
              <w:t>(not users[</w:t>
            </w:r>
            <w:proofErr w:type="spellStart"/>
            <w:r w:rsidRPr="00A71930">
              <w:t>i</w:t>
            </w:r>
            <w:proofErr w:type="spellEnd"/>
            <w:r w:rsidRPr="00A71930">
              <w:t>].citizenship_4d_yes) }} NO</w:t>
            </w:r>
          </w:p>
        </w:tc>
      </w:tr>
      <w:tr w:rsidR="00F430DB" w14:paraId="406D911A"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9" w14:textId="77777777" w:rsidR="00F430DB" w:rsidRDefault="00F430DB">
            <w:pPr>
              <w:widowControl w:val="0"/>
              <w:pBdr>
                <w:top w:val="nil"/>
                <w:left w:val="nil"/>
                <w:bottom w:val="nil"/>
                <w:right w:val="nil"/>
                <w:between w:val="nil"/>
              </w:pBdr>
              <w:spacing w:after="0"/>
            </w:pPr>
          </w:p>
        </w:tc>
        <w:tc>
          <w:tcPr>
            <w:tcW w:w="9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1A" w14:textId="77777777" w:rsidR="00F430DB" w:rsidRDefault="001877EC">
            <w:pPr>
              <w:spacing w:after="0" w:line="240" w:lineRule="auto"/>
            </w:pPr>
            <w:r>
              <w:t>Have you ever served on a jury or received a jury summons in the U.S?</w:t>
            </w:r>
          </w:p>
        </w:tc>
        <w:tc>
          <w:tcPr>
            <w:tcW w:w="2016" w:type="dxa"/>
            <w:tcBorders>
              <w:top w:val="single" w:sz="4" w:space="0" w:color="000000"/>
              <w:left w:val="single" w:sz="4" w:space="0" w:color="000000"/>
              <w:right w:val="single" w:sz="4" w:space="0" w:color="000000"/>
            </w:tcBorders>
            <w:shd w:val="clear" w:color="auto" w:fill="auto"/>
            <w:vAlign w:val="center"/>
          </w:tcPr>
          <w:p w14:paraId="0000021B" w14:textId="681C881B"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].citizenship_4e_yes) }} YES  {{ </w:t>
            </w:r>
            <w:proofErr w:type="spellStart"/>
            <w:r w:rsidRPr="00A71930">
              <w:t>output_checkbox</w:t>
            </w:r>
            <w:proofErr w:type="spellEnd"/>
            <w:r w:rsidRPr="00A71930">
              <w:t>(not users[</w:t>
            </w:r>
            <w:proofErr w:type="spellStart"/>
            <w:r w:rsidRPr="00A71930">
              <w:t>i</w:t>
            </w:r>
            <w:proofErr w:type="spellEnd"/>
            <w:r w:rsidRPr="00A71930">
              <w:t>].citizenship_4e_yes) }} NO</w:t>
            </w:r>
          </w:p>
        </w:tc>
      </w:tr>
      <w:tr w:rsidR="00F430DB" w14:paraId="4664579B" w14:textId="77777777">
        <w:trPr>
          <w:trHeight w:val="300"/>
        </w:trPr>
        <w:tc>
          <w:tcPr>
            <w:tcW w:w="360" w:type="dxa"/>
            <w:vMerge/>
            <w:tcBorders>
              <w:top w:val="single" w:sz="4" w:space="0" w:color="000000"/>
              <w:left w:val="single" w:sz="4" w:space="0" w:color="000000"/>
              <w:right w:val="single" w:sz="4" w:space="0" w:color="000000"/>
            </w:tcBorders>
            <w:shd w:val="clear" w:color="auto" w:fill="DEEBF6"/>
            <w:vAlign w:val="center"/>
          </w:tcPr>
          <w:p w14:paraId="0000021C" w14:textId="77777777" w:rsidR="00F430DB" w:rsidRDefault="00F430DB">
            <w:pPr>
              <w:widowControl w:val="0"/>
              <w:pBdr>
                <w:top w:val="nil"/>
                <w:left w:val="nil"/>
                <w:bottom w:val="nil"/>
                <w:right w:val="nil"/>
                <w:between w:val="nil"/>
              </w:pBdr>
              <w:spacing w:after="0"/>
            </w:pPr>
          </w:p>
        </w:tc>
        <w:tc>
          <w:tcPr>
            <w:tcW w:w="1107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1D" w14:textId="77777777" w:rsidR="00F430DB" w:rsidRDefault="001877EC">
            <w:pPr>
              <w:spacing w:after="0" w:line="240" w:lineRule="auto"/>
            </w:pPr>
            <w:r>
              <w:rPr>
                <w:b/>
              </w:rPr>
              <w:t>NOTES:</w:t>
            </w:r>
          </w:p>
          <w:p w14:paraId="16C54A82" w14:textId="77777777" w:rsidR="00F430DB" w:rsidRDefault="00A71930">
            <w:pPr>
              <w:spacing w:line="240" w:lineRule="auto"/>
            </w:pPr>
            <w:proofErr w:type="gramStart"/>
            <w:r w:rsidRPr="00A71930">
              <w:t>{{ users</w:t>
            </w:r>
            <w:proofErr w:type="gramEnd"/>
            <w:r w:rsidRPr="00A71930">
              <w:t>[</w:t>
            </w:r>
            <w:proofErr w:type="spellStart"/>
            <w:r w:rsidRPr="00A71930">
              <w:t>i</w:t>
            </w:r>
            <w:proofErr w:type="spellEnd"/>
            <w:r w:rsidRPr="00A71930">
              <w:t>].citizenship_4a_details }} {{ users[</w:t>
            </w:r>
            <w:proofErr w:type="spellStart"/>
            <w:r w:rsidRPr="00A71930">
              <w:t>i</w:t>
            </w:r>
            <w:proofErr w:type="spellEnd"/>
            <w:r w:rsidRPr="00A71930">
              <w:t>].citizenship_4b_details }} {{ users[</w:t>
            </w:r>
            <w:proofErr w:type="spellStart"/>
            <w:r w:rsidRPr="00A71930">
              <w:t>i</w:t>
            </w:r>
            <w:proofErr w:type="spellEnd"/>
            <w:r w:rsidRPr="00A71930">
              <w:t>].citizenship_4c_details }} {{ users[</w:t>
            </w:r>
            <w:proofErr w:type="spellStart"/>
            <w:r w:rsidRPr="00A71930">
              <w:t>i</w:t>
            </w:r>
            <w:proofErr w:type="spellEnd"/>
            <w:r w:rsidRPr="00A71930">
              <w:t>].citizenship_4d_details }} {{ users[</w:t>
            </w:r>
            <w:proofErr w:type="spellStart"/>
            <w:r w:rsidRPr="00A71930">
              <w:t>i</w:t>
            </w:r>
            <w:proofErr w:type="spellEnd"/>
            <w:r w:rsidRPr="00A71930">
              <w:t>].citizenship_4e_details }}</w:t>
            </w:r>
          </w:p>
          <w:p w14:paraId="0000021F" w14:textId="1FC80E8D" w:rsidR="00A71930" w:rsidRDefault="00A71930">
            <w:pPr>
              <w:spacing w:line="240" w:lineRule="auto"/>
            </w:pPr>
          </w:p>
        </w:tc>
      </w:tr>
    </w:tbl>
    <w:p w14:paraId="00000221" w14:textId="77777777" w:rsidR="00F430DB" w:rsidRDefault="00F430DB">
      <w:pPr>
        <w:spacing w:after="0" w:line="240" w:lineRule="auto"/>
        <w:jc w:val="both"/>
      </w:pPr>
    </w:p>
    <w:tbl>
      <w:tblPr>
        <w:tblStyle w:val="10"/>
        <w:tblpPr w:leftFromText="180" w:rightFromText="180" w:vertAnchor="text" w:tblpX="-185" w:tblpY="1"/>
        <w:tblW w:w="1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9133"/>
        <w:gridCol w:w="1847"/>
      </w:tblGrid>
      <w:tr w:rsidR="00F430DB" w14:paraId="1281A1E3" w14:textId="77777777">
        <w:trPr>
          <w:cantSplit/>
          <w:trHeight w:val="300"/>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22" w14:textId="77777777" w:rsidR="00F430DB" w:rsidRDefault="00F430DB">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23" w14:textId="77777777" w:rsidR="00F430DB" w:rsidRDefault="001877EC">
            <w:pPr>
              <w:spacing w:line="240" w:lineRule="auto"/>
              <w:jc w:val="center"/>
            </w:pPr>
            <w:r>
              <w:rPr>
                <w:b/>
              </w:rPr>
              <w:t>U VISA/VAWA ELIGBILITY</w:t>
            </w:r>
          </w:p>
        </w:tc>
      </w:tr>
      <w:tr w:rsidR="00F430DB" w14:paraId="122C4D5F"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5"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6" w14:textId="77777777" w:rsidR="00F430DB" w:rsidRDefault="001877EC" w:rsidP="007E218D">
            <w:pPr>
              <w:spacing w:after="0" w:line="240" w:lineRule="auto"/>
              <w:ind w:left="3"/>
            </w:pPr>
            <w:r>
              <w:t>Have you ever called the police to report a crime?</w:t>
            </w:r>
          </w:p>
        </w:tc>
        <w:tc>
          <w:tcPr>
            <w:tcW w:w="1847" w:type="dxa"/>
            <w:tcBorders>
              <w:top w:val="single" w:sz="4" w:space="0" w:color="000000"/>
              <w:left w:val="single" w:sz="4" w:space="0" w:color="000000"/>
              <w:right w:val="single" w:sz="4" w:space="0" w:color="000000"/>
            </w:tcBorders>
            <w:shd w:val="clear" w:color="auto" w:fill="auto"/>
            <w:vAlign w:val="center"/>
          </w:tcPr>
          <w:p w14:paraId="00000227" w14:textId="1C4E3B89"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].uvisa_5a_yes) }} YES  {{ </w:t>
            </w:r>
            <w:proofErr w:type="spellStart"/>
            <w:r w:rsidRPr="00A71930">
              <w:t>output_checkbox</w:t>
            </w:r>
            <w:proofErr w:type="spellEnd"/>
            <w:r w:rsidRPr="00A71930">
              <w:t>(not users[</w:t>
            </w:r>
            <w:proofErr w:type="spellStart"/>
            <w:r w:rsidRPr="00A71930">
              <w:t>i</w:t>
            </w:r>
            <w:proofErr w:type="spellEnd"/>
            <w:r w:rsidRPr="00A71930">
              <w:t>].uvisa_5a_yes) }} NO</w:t>
            </w:r>
          </w:p>
        </w:tc>
      </w:tr>
      <w:tr w:rsidR="00F430DB" w14:paraId="48A0E910"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8"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9" w14:textId="77777777" w:rsidR="00F430DB" w:rsidRDefault="001877EC" w:rsidP="007E218D">
            <w:pPr>
              <w:spacing w:after="0" w:line="240" w:lineRule="auto"/>
              <w:ind w:left="3"/>
            </w:pPr>
            <w:r>
              <w:t>Have you ever been a victim of a crime in the U.S.?</w:t>
            </w:r>
          </w:p>
        </w:tc>
        <w:tc>
          <w:tcPr>
            <w:tcW w:w="1847" w:type="dxa"/>
            <w:tcBorders>
              <w:top w:val="single" w:sz="4" w:space="0" w:color="000000"/>
              <w:left w:val="single" w:sz="4" w:space="0" w:color="000000"/>
              <w:right w:val="single" w:sz="4" w:space="0" w:color="000000"/>
            </w:tcBorders>
            <w:shd w:val="clear" w:color="auto" w:fill="auto"/>
            <w:vAlign w:val="center"/>
          </w:tcPr>
          <w:p w14:paraId="0000022A" w14:textId="65A594E6"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].uvisa_5b_yes) }} YES  {{ </w:t>
            </w:r>
            <w:proofErr w:type="spellStart"/>
            <w:r w:rsidRPr="00A71930">
              <w:t>output_checkbox</w:t>
            </w:r>
            <w:proofErr w:type="spellEnd"/>
            <w:r w:rsidRPr="00A71930">
              <w:t>(not users[</w:t>
            </w:r>
            <w:proofErr w:type="spellStart"/>
            <w:r w:rsidRPr="00A71930">
              <w:t>i</w:t>
            </w:r>
            <w:proofErr w:type="spellEnd"/>
            <w:r w:rsidRPr="00A71930">
              <w:t>].uvisa_5b_yes) }} NO</w:t>
            </w:r>
          </w:p>
        </w:tc>
      </w:tr>
      <w:tr w:rsidR="00F430DB" w14:paraId="6019E373"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B"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C" w14:textId="77777777" w:rsidR="00F430DB" w:rsidRDefault="001877EC" w:rsidP="007E218D">
            <w:pPr>
              <w:spacing w:after="0" w:line="240" w:lineRule="auto"/>
              <w:ind w:left="3"/>
            </w:pPr>
            <w:r>
              <w:t>Have you witnessed a crime in the U.S.?</w:t>
            </w:r>
          </w:p>
        </w:tc>
        <w:tc>
          <w:tcPr>
            <w:tcW w:w="1847" w:type="dxa"/>
            <w:tcBorders>
              <w:top w:val="single" w:sz="4" w:space="0" w:color="000000"/>
              <w:left w:val="single" w:sz="4" w:space="0" w:color="000000"/>
              <w:right w:val="single" w:sz="4" w:space="0" w:color="000000"/>
            </w:tcBorders>
            <w:shd w:val="clear" w:color="auto" w:fill="auto"/>
            <w:vAlign w:val="center"/>
          </w:tcPr>
          <w:p w14:paraId="0000022D" w14:textId="66159943"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].uvisa_5c_yes) }} YES  {{ </w:t>
            </w:r>
            <w:proofErr w:type="spellStart"/>
            <w:r w:rsidRPr="00A71930">
              <w:t>output_checkbox</w:t>
            </w:r>
            <w:proofErr w:type="spellEnd"/>
            <w:r w:rsidRPr="00A71930">
              <w:t>(not users[</w:t>
            </w:r>
            <w:proofErr w:type="spellStart"/>
            <w:r w:rsidRPr="00A71930">
              <w:t>i</w:t>
            </w:r>
            <w:proofErr w:type="spellEnd"/>
            <w:r w:rsidRPr="00A71930">
              <w:t>].uvisa_5c_yes) }} NO</w:t>
            </w:r>
          </w:p>
        </w:tc>
      </w:tr>
      <w:tr w:rsidR="00F430DB" w14:paraId="5C37AE68"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2E"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2F" w14:textId="77777777" w:rsidR="00F430DB" w:rsidRDefault="001877EC" w:rsidP="007E218D">
            <w:pPr>
              <w:spacing w:after="0" w:line="240" w:lineRule="auto"/>
              <w:ind w:left="3"/>
            </w:pPr>
            <w:r>
              <w:t>Has anyone hurt you in the United States?</w:t>
            </w:r>
          </w:p>
        </w:tc>
        <w:tc>
          <w:tcPr>
            <w:tcW w:w="1847" w:type="dxa"/>
            <w:tcBorders>
              <w:top w:val="single" w:sz="4" w:space="0" w:color="000000"/>
              <w:left w:val="single" w:sz="4" w:space="0" w:color="000000"/>
              <w:right w:val="single" w:sz="4" w:space="0" w:color="000000"/>
            </w:tcBorders>
            <w:shd w:val="clear" w:color="auto" w:fill="auto"/>
            <w:vAlign w:val="center"/>
          </w:tcPr>
          <w:p w14:paraId="00000230" w14:textId="6A053D82"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].uvisa_5d_yes) }} YES  {{ </w:t>
            </w:r>
            <w:proofErr w:type="spellStart"/>
            <w:r w:rsidRPr="00A71930">
              <w:t>output_checkbox</w:t>
            </w:r>
            <w:proofErr w:type="spellEnd"/>
            <w:r w:rsidRPr="00A71930">
              <w:t>(not users[</w:t>
            </w:r>
            <w:proofErr w:type="spellStart"/>
            <w:r w:rsidRPr="00A71930">
              <w:t>i</w:t>
            </w:r>
            <w:proofErr w:type="spellEnd"/>
            <w:r w:rsidRPr="00A71930">
              <w:t>].uvisa_5d_yes) }} NO</w:t>
            </w:r>
          </w:p>
        </w:tc>
      </w:tr>
      <w:tr w:rsidR="00F430DB" w14:paraId="5F2AC0BE"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31"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2" w14:textId="77777777" w:rsidR="00F430DB" w:rsidRDefault="001877EC" w:rsidP="007E218D">
            <w:pPr>
              <w:spacing w:after="0" w:line="240" w:lineRule="auto"/>
              <w:ind w:left="3"/>
            </w:pPr>
            <w:r>
              <w:t>Has anyone in your family been the victim of a crime in the U.S.?</w:t>
            </w:r>
          </w:p>
        </w:tc>
        <w:tc>
          <w:tcPr>
            <w:tcW w:w="1847" w:type="dxa"/>
            <w:tcBorders>
              <w:top w:val="single" w:sz="4" w:space="0" w:color="000000"/>
              <w:left w:val="single" w:sz="4" w:space="0" w:color="000000"/>
              <w:right w:val="single" w:sz="4" w:space="0" w:color="000000"/>
            </w:tcBorders>
            <w:shd w:val="clear" w:color="auto" w:fill="auto"/>
            <w:vAlign w:val="center"/>
          </w:tcPr>
          <w:p w14:paraId="00000233" w14:textId="61613A44"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].uvisa_5e_yes) }} YES  {{ </w:t>
            </w:r>
            <w:proofErr w:type="spellStart"/>
            <w:r w:rsidRPr="00A71930">
              <w:t>output_checkbox</w:t>
            </w:r>
            <w:proofErr w:type="spellEnd"/>
            <w:r w:rsidRPr="00A71930">
              <w:t>(not users[</w:t>
            </w:r>
            <w:proofErr w:type="spellStart"/>
            <w:r w:rsidRPr="00A71930">
              <w:t>i</w:t>
            </w:r>
            <w:proofErr w:type="spellEnd"/>
            <w:r w:rsidRPr="00A71930">
              <w:t>].uvisa_5e_yes) }} NO</w:t>
            </w:r>
          </w:p>
        </w:tc>
      </w:tr>
      <w:tr w:rsidR="00F430DB" w14:paraId="0631279F"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34"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5" w14:textId="77777777" w:rsidR="00F430DB" w:rsidRDefault="001877EC" w:rsidP="007E218D">
            <w:pPr>
              <w:spacing w:after="0" w:line="240" w:lineRule="auto"/>
              <w:ind w:left="3"/>
            </w:pPr>
            <w:r>
              <w:rPr>
                <w:highlight w:val="white"/>
              </w:rPr>
              <w:t>Have you ever been physically, verbally, or emotionally hurt by a spouse, boyfriend, girlfriend, partner, parent, or child) (EX: hit, slapped, pushed, threatened, controlled, etc.)?</w:t>
            </w:r>
          </w:p>
        </w:tc>
        <w:tc>
          <w:tcPr>
            <w:tcW w:w="1847" w:type="dxa"/>
            <w:tcBorders>
              <w:left w:val="single" w:sz="4" w:space="0" w:color="000000"/>
              <w:bottom w:val="single" w:sz="4" w:space="0" w:color="000000"/>
              <w:right w:val="single" w:sz="4" w:space="0" w:color="000000"/>
            </w:tcBorders>
            <w:shd w:val="clear" w:color="auto" w:fill="auto"/>
            <w:vAlign w:val="center"/>
          </w:tcPr>
          <w:p w14:paraId="00000236" w14:textId="7E82220D"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].uvisa_5f_yes) }} YES  {{ </w:t>
            </w:r>
            <w:proofErr w:type="spellStart"/>
            <w:r w:rsidRPr="00A71930">
              <w:t>output_checkbox</w:t>
            </w:r>
            <w:proofErr w:type="spellEnd"/>
            <w:r w:rsidRPr="00A71930">
              <w:t>(not users[</w:t>
            </w:r>
            <w:proofErr w:type="spellStart"/>
            <w:r w:rsidRPr="00A71930">
              <w:t>i</w:t>
            </w:r>
            <w:proofErr w:type="spellEnd"/>
            <w:r w:rsidRPr="00A71930">
              <w:t>].uvisa_5f_yes) }} NO</w:t>
            </w:r>
          </w:p>
        </w:tc>
      </w:tr>
      <w:tr w:rsidR="00F430DB" w14:paraId="26C9B623"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37"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8" w14:textId="77777777" w:rsidR="00F430DB" w:rsidRDefault="001877EC" w:rsidP="007E218D">
            <w:pPr>
              <w:tabs>
                <w:tab w:val="left" w:pos="956"/>
              </w:tabs>
              <w:spacing w:after="0" w:line="240" w:lineRule="auto"/>
              <w:ind w:left="3"/>
            </w:pPr>
            <w:r>
              <w:t>Has anyone in your family been physically, verbally, or emotionally hurt by a spouse, boyfriend, girlfriend, partner, parent, or child (EX: hit, slapped, pushed, threatened, controlled, etc.)?</w:t>
            </w:r>
          </w:p>
        </w:tc>
        <w:tc>
          <w:tcPr>
            <w:tcW w:w="18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00FCD4F3"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].uvisa_5g_yes) }} YES  {{ </w:t>
            </w:r>
            <w:proofErr w:type="spellStart"/>
            <w:r w:rsidRPr="00A71930">
              <w:t>output_checkbox</w:t>
            </w:r>
            <w:proofErr w:type="spellEnd"/>
            <w:r w:rsidRPr="00A71930">
              <w:t>(not users[</w:t>
            </w:r>
            <w:proofErr w:type="spellStart"/>
            <w:r w:rsidRPr="00A71930">
              <w:t>i</w:t>
            </w:r>
            <w:proofErr w:type="spellEnd"/>
            <w:r w:rsidRPr="00A71930">
              <w:t>].uvisa_5g_yes) }} NO</w:t>
            </w:r>
          </w:p>
        </w:tc>
      </w:tr>
      <w:tr w:rsidR="00F430DB" w14:paraId="235D191C" w14:textId="77777777">
        <w:trPr>
          <w:cantSplit/>
          <w:trHeight w:val="537"/>
        </w:trPr>
        <w:tc>
          <w:tcPr>
            <w:tcW w:w="445" w:type="dxa"/>
            <w:vMerge/>
            <w:tcBorders>
              <w:top w:val="single" w:sz="4" w:space="0" w:color="000000"/>
              <w:left w:val="single" w:sz="4" w:space="0" w:color="000000"/>
              <w:right w:val="single" w:sz="4" w:space="0" w:color="000000"/>
            </w:tcBorders>
            <w:shd w:val="clear" w:color="auto" w:fill="DEEBF6"/>
            <w:vAlign w:val="center"/>
          </w:tcPr>
          <w:p w14:paraId="0000023B"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C" w14:textId="77777777" w:rsidR="00F430DB" w:rsidRDefault="001877EC" w:rsidP="007E218D">
            <w:pPr>
              <w:tabs>
                <w:tab w:val="left" w:pos="956"/>
              </w:tabs>
              <w:spacing w:after="0" w:line="240" w:lineRule="auto"/>
              <w:ind w:left="3"/>
            </w:pPr>
            <w:r>
              <w:t>Have you ever collaborated as a witness with law enforcement in a criminal investigation or prosecution? </w:t>
            </w:r>
          </w:p>
        </w:tc>
        <w:tc>
          <w:tcPr>
            <w:tcW w:w="18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6D5C1775"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(users[</w:t>
            </w:r>
            <w:proofErr w:type="spellStart"/>
            <w:r w:rsidRPr="00A71930">
              <w:t>i</w:t>
            </w:r>
            <w:proofErr w:type="spellEnd"/>
            <w:r w:rsidRPr="00A71930">
              <w:t xml:space="preserve">].uvisa_5h_yes) }} YES  {{ </w:t>
            </w:r>
            <w:proofErr w:type="spellStart"/>
            <w:r w:rsidRPr="00A71930">
              <w:t>output_checkbox</w:t>
            </w:r>
            <w:proofErr w:type="spellEnd"/>
            <w:r w:rsidRPr="00A71930">
              <w:t>(not users[</w:t>
            </w:r>
            <w:proofErr w:type="spellStart"/>
            <w:r w:rsidRPr="00A71930">
              <w:t>i</w:t>
            </w:r>
            <w:proofErr w:type="spellEnd"/>
            <w:r w:rsidRPr="00A71930">
              <w:t>].uvisa_5h_yes) }} NO</w:t>
            </w:r>
          </w:p>
        </w:tc>
      </w:tr>
      <w:tr w:rsidR="00F430DB" w14:paraId="45990A15"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3E" w14:textId="77777777" w:rsidR="00F430DB" w:rsidRDefault="00F430DB">
            <w:pPr>
              <w:widowControl w:val="0"/>
              <w:pBdr>
                <w:top w:val="nil"/>
                <w:left w:val="nil"/>
                <w:bottom w:val="nil"/>
                <w:right w:val="nil"/>
                <w:between w:val="nil"/>
              </w:pBdr>
              <w:spacing w:after="0"/>
            </w:pPr>
          </w:p>
        </w:tc>
        <w:tc>
          <w:tcPr>
            <w:tcW w:w="91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F" w14:textId="77777777" w:rsidR="00F430DB" w:rsidRDefault="001877EC" w:rsidP="007E218D">
            <w:pPr>
              <w:tabs>
                <w:tab w:val="left" w:pos="956"/>
              </w:tabs>
              <w:spacing w:after="0" w:line="240" w:lineRule="auto"/>
              <w:ind w:left="3"/>
            </w:pPr>
            <w:r>
              <w:t>Have you ever been a plaintiff in a lawsuit against your employer (for example, union organizing or discrimination)?</w:t>
            </w:r>
          </w:p>
        </w:tc>
        <w:tc>
          <w:tcPr>
            <w:tcW w:w="18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0" w14:textId="4D5C6A05" w:rsidR="00F430DB" w:rsidRDefault="00A71930" w:rsidP="00A71930">
            <w:pPr>
              <w:spacing w:after="0" w:line="240" w:lineRule="auto"/>
              <w:jc w:val="center"/>
            </w:pPr>
            <w:proofErr w:type="gramStart"/>
            <w:r w:rsidRPr="00A71930">
              <w:t xml:space="preserve">{{ </w:t>
            </w:r>
            <w:proofErr w:type="spellStart"/>
            <w:r w:rsidRPr="00A71930">
              <w:t>output</w:t>
            </w:r>
            <w:proofErr w:type="gramEnd"/>
            <w:r w:rsidRPr="00A71930">
              <w:t>_checkbox</w:t>
            </w:r>
            <w:proofErr w:type="spellEnd"/>
            <w:r w:rsidRPr="00A71930">
              <w:t>(us</w:t>
            </w:r>
            <w:r w:rsidRPr="00A71930">
              <w:lastRenderedPageBreak/>
              <w:t>ers[</w:t>
            </w:r>
            <w:proofErr w:type="spellStart"/>
            <w:r w:rsidRPr="00A71930">
              <w:t>i</w:t>
            </w:r>
            <w:proofErr w:type="spellEnd"/>
            <w:r w:rsidRPr="00A71930">
              <w:t xml:space="preserve">].uvisa_5i_yes) }} YES  {{ </w:t>
            </w:r>
            <w:proofErr w:type="spellStart"/>
            <w:r w:rsidRPr="00A71930">
              <w:t>output_checkbox</w:t>
            </w:r>
            <w:proofErr w:type="spellEnd"/>
            <w:r w:rsidRPr="00A71930">
              <w:t>(not users[</w:t>
            </w:r>
            <w:proofErr w:type="spellStart"/>
            <w:r w:rsidRPr="00A71930">
              <w:t>i</w:t>
            </w:r>
            <w:proofErr w:type="spellEnd"/>
            <w:r w:rsidRPr="00A71930">
              <w:t>].uvisa_5i_yes) }} NO</w:t>
            </w:r>
          </w:p>
        </w:tc>
      </w:tr>
      <w:tr w:rsidR="00F430DB" w14:paraId="1B24A957"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4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2" w14:textId="77777777" w:rsidR="00F430DB" w:rsidRDefault="001877EC" w:rsidP="007E218D">
            <w:pPr>
              <w:spacing w:after="0" w:line="240" w:lineRule="auto"/>
              <w:ind w:left="93"/>
              <w:rPr>
                <w:b/>
              </w:rPr>
            </w:pPr>
            <w:r>
              <w:rPr>
                <w:b/>
              </w:rPr>
              <w:t>NOTES:</w:t>
            </w:r>
          </w:p>
          <w:p w14:paraId="34834AB0" w14:textId="77777777" w:rsidR="007E218D" w:rsidRPr="007E218D" w:rsidRDefault="007E218D" w:rsidP="007E218D">
            <w:pPr>
              <w:spacing w:line="240" w:lineRule="auto"/>
              <w:ind w:left="93"/>
            </w:pPr>
            <w:r w:rsidRPr="007E218D">
              <w:t>{{ users[</w:t>
            </w:r>
            <w:proofErr w:type="spellStart"/>
            <w:r w:rsidRPr="007E218D">
              <w:t>i</w:t>
            </w:r>
            <w:proofErr w:type="spellEnd"/>
            <w:r w:rsidRPr="007E218D">
              <w:t>].uvisa_5a_details }} {{ users[</w:t>
            </w:r>
            <w:proofErr w:type="spellStart"/>
            <w:r w:rsidRPr="007E218D">
              <w:t>i</w:t>
            </w:r>
            <w:proofErr w:type="spellEnd"/>
            <w:r w:rsidRPr="007E218D">
              <w:t>].uvisa_5b_details }} {{ users[</w:t>
            </w:r>
            <w:proofErr w:type="spellStart"/>
            <w:r w:rsidRPr="007E218D">
              <w:t>i</w:t>
            </w:r>
            <w:proofErr w:type="spellEnd"/>
            <w:r w:rsidRPr="007E218D">
              <w:t>].uvisa_5c_details }} {{ users[</w:t>
            </w:r>
            <w:proofErr w:type="spellStart"/>
            <w:r w:rsidRPr="007E218D">
              <w:t>i</w:t>
            </w:r>
            <w:proofErr w:type="spellEnd"/>
            <w:r w:rsidRPr="007E218D">
              <w:t>].uvisa_5d_details }} {{ users[</w:t>
            </w:r>
            <w:proofErr w:type="spellStart"/>
            <w:r w:rsidRPr="007E218D">
              <w:t>i</w:t>
            </w:r>
            <w:proofErr w:type="spellEnd"/>
            <w:r w:rsidRPr="007E218D">
              <w:t>].uvisa_5e_details }} {{ users[</w:t>
            </w:r>
            <w:proofErr w:type="spellStart"/>
            <w:r w:rsidRPr="007E218D">
              <w:t>i</w:t>
            </w:r>
            <w:proofErr w:type="spellEnd"/>
            <w:r w:rsidRPr="007E218D">
              <w:t>].uvisa_5f_details }} {{ users[</w:t>
            </w:r>
            <w:proofErr w:type="spellStart"/>
            <w:r w:rsidRPr="007E218D">
              <w:t>i</w:t>
            </w:r>
            <w:proofErr w:type="spellEnd"/>
            <w:r w:rsidRPr="007E218D">
              <w:t>].uvisa_5g_details }} {{ users[</w:t>
            </w:r>
            <w:proofErr w:type="spellStart"/>
            <w:r w:rsidRPr="007E218D">
              <w:t>i</w:t>
            </w:r>
            <w:proofErr w:type="spellEnd"/>
            <w:r w:rsidRPr="007E218D">
              <w:t>].uvisa_5h_details }} {{ users[</w:t>
            </w:r>
            <w:proofErr w:type="spellStart"/>
            <w:r w:rsidRPr="007E218D">
              <w:t>i</w:t>
            </w:r>
            <w:proofErr w:type="spellEnd"/>
            <w:r w:rsidRPr="007E218D">
              <w:t>].uvisa_5i_details }}</w:t>
            </w:r>
          </w:p>
          <w:p w14:paraId="00000244" w14:textId="77777777" w:rsidR="00F430DB" w:rsidRDefault="00F430DB">
            <w:pPr>
              <w:spacing w:line="240" w:lineRule="auto"/>
            </w:pPr>
          </w:p>
        </w:tc>
      </w:tr>
    </w:tbl>
    <w:p w14:paraId="00000246" w14:textId="77777777" w:rsidR="00F430DB" w:rsidRDefault="00F430DB">
      <w:pPr>
        <w:spacing w:after="0" w:line="240" w:lineRule="auto"/>
        <w:rPr>
          <w:sz w:val="2"/>
          <w:szCs w:val="2"/>
        </w:rPr>
      </w:pPr>
    </w:p>
    <w:p w14:paraId="00000247" w14:textId="77777777" w:rsidR="00F430DB" w:rsidRDefault="00F430DB">
      <w:pPr>
        <w:spacing w:after="0" w:line="240" w:lineRule="auto"/>
        <w:rPr>
          <w:sz w:val="2"/>
          <w:szCs w:val="2"/>
        </w:rPr>
      </w:pPr>
    </w:p>
    <w:p w14:paraId="00000248" w14:textId="77777777" w:rsidR="00F430DB" w:rsidRDefault="00F430DB">
      <w:pPr>
        <w:spacing w:after="0" w:line="240" w:lineRule="auto"/>
        <w:rPr>
          <w:sz w:val="2"/>
          <w:szCs w:val="2"/>
        </w:rPr>
      </w:pPr>
    </w:p>
    <w:tbl>
      <w:tblPr>
        <w:tblStyle w:val="9"/>
        <w:tblpPr w:leftFromText="180" w:rightFromText="180" w:vertAnchor="text" w:tblpX="-195" w:tblpY="1"/>
        <w:tblW w:w="1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2"/>
        <w:gridCol w:w="9093"/>
        <w:gridCol w:w="1840"/>
      </w:tblGrid>
      <w:tr w:rsidR="00F430DB" w14:paraId="68811CAF" w14:textId="77777777">
        <w:trPr>
          <w:cantSplit/>
          <w:trHeight w:val="300"/>
        </w:trPr>
        <w:tc>
          <w:tcPr>
            <w:tcW w:w="492" w:type="dxa"/>
            <w:vMerge w:val="restart"/>
            <w:tcBorders>
              <w:top w:val="single" w:sz="4" w:space="0" w:color="000000"/>
              <w:left w:val="single" w:sz="4" w:space="0" w:color="000000"/>
              <w:right w:val="single" w:sz="4" w:space="0" w:color="000000"/>
            </w:tcBorders>
            <w:shd w:val="clear" w:color="auto" w:fill="DEEBF6"/>
            <w:vAlign w:val="center"/>
          </w:tcPr>
          <w:p w14:paraId="00000249" w14:textId="77777777" w:rsidR="00F430DB" w:rsidRDefault="00F430DB">
            <w:pPr>
              <w:spacing w:line="240" w:lineRule="auto"/>
              <w:jc w:val="center"/>
              <w:rPr>
                <w:b/>
              </w:rPr>
            </w:pPr>
          </w:p>
          <w:p w14:paraId="0000024A" w14:textId="77777777" w:rsidR="00F430DB" w:rsidRDefault="00F430DB">
            <w:pPr>
              <w:spacing w:after="0" w:line="240" w:lineRule="auto"/>
              <w:ind w:left="113" w:right="113"/>
              <w:jc w:val="center"/>
              <w:rPr>
                <w:b/>
              </w:rPr>
            </w:pPr>
          </w:p>
        </w:tc>
        <w:tc>
          <w:tcPr>
            <w:tcW w:w="1093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4B" w14:textId="77777777" w:rsidR="00F430DB" w:rsidRDefault="001877EC">
            <w:pPr>
              <w:spacing w:line="240" w:lineRule="auto"/>
              <w:jc w:val="center"/>
            </w:pPr>
            <w:r>
              <w:rPr>
                <w:b/>
              </w:rPr>
              <w:t>T VISA ELIGIBILITY</w:t>
            </w:r>
          </w:p>
        </w:tc>
      </w:tr>
      <w:tr w:rsidR="00F430DB" w14:paraId="3C365A9D"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4D"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4E" w14:textId="77777777" w:rsidR="00F430DB" w:rsidRDefault="001877EC">
            <w:pPr>
              <w:spacing w:after="0" w:line="240" w:lineRule="auto"/>
            </w:pPr>
            <w:r>
              <w:t>Did anyone bring you to the U.S. by force, or trick or deceive you into coming to the U.S.?</w:t>
            </w:r>
          </w:p>
        </w:tc>
        <w:tc>
          <w:tcPr>
            <w:tcW w:w="1840" w:type="dxa"/>
            <w:tcBorders>
              <w:top w:val="single" w:sz="4" w:space="0" w:color="000000"/>
              <w:left w:val="single" w:sz="4" w:space="0" w:color="000000"/>
              <w:right w:val="single" w:sz="4" w:space="0" w:color="000000"/>
            </w:tcBorders>
            <w:shd w:val="clear" w:color="auto" w:fill="auto"/>
            <w:vAlign w:val="center"/>
          </w:tcPr>
          <w:p w14:paraId="0000024F" w14:textId="205DF593"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].tvisa_6a_yes) }} YES  {{ </w:t>
            </w:r>
            <w:proofErr w:type="spellStart"/>
            <w:r w:rsidRPr="005618E0">
              <w:t>output_checkbox</w:t>
            </w:r>
            <w:proofErr w:type="spellEnd"/>
            <w:r w:rsidRPr="005618E0">
              <w:t>(not users[</w:t>
            </w:r>
            <w:proofErr w:type="spellStart"/>
            <w:r w:rsidRPr="005618E0">
              <w:t>i</w:t>
            </w:r>
            <w:proofErr w:type="spellEnd"/>
            <w:r w:rsidRPr="005618E0">
              <w:t>].tvisa_6a_yes) }} NO</w:t>
            </w:r>
          </w:p>
        </w:tc>
      </w:tr>
      <w:tr w:rsidR="00F430DB" w14:paraId="0C3F083D"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0"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1" w14:textId="77777777" w:rsidR="00F430DB" w:rsidRDefault="001877EC">
            <w:pPr>
              <w:tabs>
                <w:tab w:val="left" w:pos="1182"/>
              </w:tabs>
              <w:spacing w:after="0" w:line="240" w:lineRule="auto"/>
            </w:pPr>
            <w:r>
              <w:t>While you have been in the U.S., has anyone forced you to work or an activity against your will?</w:t>
            </w:r>
          </w:p>
        </w:tc>
        <w:tc>
          <w:tcPr>
            <w:tcW w:w="1840" w:type="dxa"/>
            <w:tcBorders>
              <w:top w:val="single" w:sz="4" w:space="0" w:color="000000"/>
              <w:left w:val="single" w:sz="4" w:space="0" w:color="000000"/>
              <w:right w:val="single" w:sz="4" w:space="0" w:color="000000"/>
            </w:tcBorders>
            <w:shd w:val="clear" w:color="auto" w:fill="auto"/>
            <w:vAlign w:val="center"/>
          </w:tcPr>
          <w:p w14:paraId="00000252" w14:textId="3A77C8C5"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].tvisa_6b_yes) }} YES  {{ </w:t>
            </w:r>
            <w:proofErr w:type="spellStart"/>
            <w:r w:rsidRPr="005618E0">
              <w:t>output_checkbox</w:t>
            </w:r>
            <w:proofErr w:type="spellEnd"/>
            <w:r w:rsidRPr="005618E0">
              <w:t>(not users[</w:t>
            </w:r>
            <w:proofErr w:type="spellStart"/>
            <w:r w:rsidRPr="005618E0">
              <w:t>i</w:t>
            </w:r>
            <w:proofErr w:type="spellEnd"/>
            <w:r w:rsidRPr="005618E0">
              <w:t>].tvisa_6b_yes) }} NO</w:t>
            </w:r>
          </w:p>
        </w:tc>
      </w:tr>
      <w:tr w:rsidR="00F430DB" w14:paraId="692BBF69"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3"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4" w14:textId="77777777" w:rsidR="00F430DB" w:rsidRDefault="001877EC">
            <w:pPr>
              <w:tabs>
                <w:tab w:val="left" w:pos="965"/>
              </w:tabs>
              <w:spacing w:after="0" w:line="240" w:lineRule="auto"/>
            </w:pPr>
            <w:bookmarkStart w:id="65" w:name="_heading=h.3j2qqm3" w:colFirst="0" w:colLast="0"/>
            <w:bookmarkEnd w:id="65"/>
            <w:r>
              <w:t>While you have been in the U.S., has anyone ever hired you to do work with no intent to pay you, or paying you very little?</w:t>
            </w:r>
          </w:p>
        </w:tc>
        <w:tc>
          <w:tcPr>
            <w:tcW w:w="1840" w:type="dxa"/>
            <w:tcBorders>
              <w:top w:val="single" w:sz="4" w:space="0" w:color="000000"/>
              <w:left w:val="single" w:sz="4" w:space="0" w:color="000000"/>
              <w:right w:val="single" w:sz="4" w:space="0" w:color="000000"/>
            </w:tcBorders>
            <w:shd w:val="clear" w:color="auto" w:fill="auto"/>
            <w:vAlign w:val="center"/>
          </w:tcPr>
          <w:p w14:paraId="00000255" w14:textId="52A5B75A"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].tvisa_6c_yes) }} YES  {{ </w:t>
            </w:r>
            <w:proofErr w:type="spellStart"/>
            <w:r w:rsidRPr="005618E0">
              <w:t>output_checkbox</w:t>
            </w:r>
            <w:proofErr w:type="spellEnd"/>
            <w:r w:rsidRPr="005618E0">
              <w:t>(not users[</w:t>
            </w:r>
            <w:proofErr w:type="spellStart"/>
            <w:r w:rsidRPr="005618E0">
              <w:t>i</w:t>
            </w:r>
            <w:proofErr w:type="spellEnd"/>
            <w:r w:rsidRPr="005618E0">
              <w:t>].tvisa_6c_yes) }} NO</w:t>
            </w:r>
          </w:p>
        </w:tc>
      </w:tr>
      <w:tr w:rsidR="00F430DB" w14:paraId="4E5B0246"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6"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7" w14:textId="77777777" w:rsidR="00F430DB" w:rsidRDefault="001877EC">
            <w:pPr>
              <w:spacing w:after="0" w:line="240" w:lineRule="auto"/>
            </w:pPr>
            <w:r>
              <w:t>While you have been in the U.S., have you been held prisoner or had your liberty restrained?</w:t>
            </w:r>
          </w:p>
        </w:tc>
        <w:tc>
          <w:tcPr>
            <w:tcW w:w="1840" w:type="dxa"/>
            <w:tcBorders>
              <w:top w:val="single" w:sz="4" w:space="0" w:color="000000"/>
              <w:left w:val="single" w:sz="4" w:space="0" w:color="000000"/>
              <w:right w:val="single" w:sz="4" w:space="0" w:color="000000"/>
            </w:tcBorders>
            <w:shd w:val="clear" w:color="auto" w:fill="auto"/>
            <w:vAlign w:val="center"/>
          </w:tcPr>
          <w:p w14:paraId="00000258" w14:textId="3C598DE7"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].tvisa_6d_yes) }} YES  {{ </w:t>
            </w:r>
            <w:proofErr w:type="spellStart"/>
            <w:r w:rsidRPr="005618E0">
              <w:t>output_checkbox</w:t>
            </w:r>
            <w:proofErr w:type="spellEnd"/>
            <w:r w:rsidRPr="005618E0">
              <w:t>(not users[</w:t>
            </w:r>
            <w:proofErr w:type="spellStart"/>
            <w:r w:rsidRPr="005618E0">
              <w:t>i</w:t>
            </w:r>
            <w:proofErr w:type="spellEnd"/>
            <w:r w:rsidRPr="005618E0">
              <w:t>].tvisa_6d_yes) }} NO</w:t>
            </w:r>
          </w:p>
        </w:tc>
      </w:tr>
      <w:tr w:rsidR="00F430DB" w14:paraId="14731D2F"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9"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A" w14:textId="77777777" w:rsidR="00F430DB" w:rsidRDefault="001877EC">
            <w:pPr>
              <w:spacing w:after="0" w:line="240" w:lineRule="auto"/>
            </w:pPr>
            <w:r>
              <w:rPr>
                <w:highlight w:val="white"/>
              </w:rPr>
              <w:t>Have you ever had to provide a sex act in exchange for food, shelter, or water?</w:t>
            </w:r>
          </w:p>
        </w:tc>
        <w:tc>
          <w:tcPr>
            <w:tcW w:w="1840" w:type="dxa"/>
            <w:tcBorders>
              <w:top w:val="single" w:sz="4" w:space="0" w:color="000000"/>
              <w:left w:val="single" w:sz="4" w:space="0" w:color="000000"/>
              <w:right w:val="single" w:sz="4" w:space="0" w:color="000000"/>
            </w:tcBorders>
            <w:shd w:val="clear" w:color="auto" w:fill="auto"/>
            <w:vAlign w:val="center"/>
          </w:tcPr>
          <w:p w14:paraId="0000025B" w14:textId="17308B37"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].tvisa_6e_yes) }} YES  {{ </w:t>
            </w:r>
            <w:proofErr w:type="spellStart"/>
            <w:r w:rsidRPr="005618E0">
              <w:lastRenderedPageBreak/>
              <w:t>output_checkbox</w:t>
            </w:r>
            <w:proofErr w:type="spellEnd"/>
            <w:r w:rsidRPr="005618E0">
              <w:t>(not users[</w:t>
            </w:r>
            <w:proofErr w:type="spellStart"/>
            <w:r w:rsidRPr="005618E0">
              <w:t>i</w:t>
            </w:r>
            <w:proofErr w:type="spellEnd"/>
            <w:r w:rsidRPr="005618E0">
              <w:t>].tvisa_6e_yes) }} NO</w:t>
            </w:r>
          </w:p>
        </w:tc>
      </w:tr>
      <w:tr w:rsidR="00F430DB" w14:paraId="1F33612E"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C"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5D" w14:textId="77777777" w:rsidR="00F430DB" w:rsidRDefault="001877EC">
            <w:pPr>
              <w:spacing w:after="0" w:line="240" w:lineRule="auto"/>
            </w:pPr>
            <w:r>
              <w:rPr>
                <w:highlight w:val="white"/>
              </w:rPr>
              <w:t>Have you ever had to provide labor in exchange for food, shelter, or water?</w:t>
            </w:r>
          </w:p>
        </w:tc>
        <w:tc>
          <w:tcPr>
            <w:tcW w:w="1840" w:type="dxa"/>
            <w:tcBorders>
              <w:left w:val="single" w:sz="4" w:space="0" w:color="000000"/>
              <w:bottom w:val="single" w:sz="4" w:space="0" w:color="000000"/>
              <w:right w:val="single" w:sz="4" w:space="0" w:color="000000"/>
            </w:tcBorders>
            <w:shd w:val="clear" w:color="auto" w:fill="auto"/>
            <w:vAlign w:val="center"/>
          </w:tcPr>
          <w:p w14:paraId="0000025E" w14:textId="4405378A"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].tvisa_6f_yes) }} YES  {{ </w:t>
            </w:r>
            <w:proofErr w:type="spellStart"/>
            <w:r w:rsidRPr="005618E0">
              <w:t>output_checkbox</w:t>
            </w:r>
            <w:proofErr w:type="spellEnd"/>
            <w:r w:rsidRPr="005618E0">
              <w:t>(not users[</w:t>
            </w:r>
            <w:proofErr w:type="spellStart"/>
            <w:r w:rsidRPr="005618E0">
              <w:t>i</w:t>
            </w:r>
            <w:proofErr w:type="spellEnd"/>
            <w:r w:rsidRPr="005618E0">
              <w:t>].tvisa_6f_yes) }} NO</w:t>
            </w:r>
          </w:p>
        </w:tc>
      </w:tr>
      <w:tr w:rsidR="00F430DB" w14:paraId="1123D1AB"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5F"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0" w14:textId="77777777" w:rsidR="00F430DB" w:rsidRDefault="001877EC">
            <w:pPr>
              <w:tabs>
                <w:tab w:val="left" w:pos="956"/>
              </w:tabs>
              <w:spacing w:after="0" w:line="240" w:lineRule="auto"/>
            </w:pPr>
            <w:r>
              <w:t>Has anyone ever threatened to hurt you or someone you know?</w:t>
            </w:r>
          </w:p>
        </w:tc>
        <w:tc>
          <w:tcPr>
            <w:tcW w:w="1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1" w14:textId="16C94FC0"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].tvisa_6g_yes) }} YES  {{ </w:t>
            </w:r>
            <w:proofErr w:type="spellStart"/>
            <w:r w:rsidRPr="005618E0">
              <w:t>output_checkbox</w:t>
            </w:r>
            <w:proofErr w:type="spellEnd"/>
            <w:r w:rsidRPr="005618E0">
              <w:t>(not users[</w:t>
            </w:r>
            <w:proofErr w:type="spellStart"/>
            <w:r w:rsidRPr="005618E0">
              <w:t>i</w:t>
            </w:r>
            <w:proofErr w:type="spellEnd"/>
            <w:r w:rsidRPr="005618E0">
              <w:t>].tvisa_6g_yes) }} NO</w:t>
            </w:r>
          </w:p>
        </w:tc>
      </w:tr>
      <w:tr w:rsidR="00F430DB" w14:paraId="262F4A31" w14:textId="77777777">
        <w:trPr>
          <w:cantSplit/>
          <w:trHeight w:val="432"/>
        </w:trPr>
        <w:tc>
          <w:tcPr>
            <w:tcW w:w="492" w:type="dxa"/>
            <w:vMerge/>
            <w:tcBorders>
              <w:top w:val="single" w:sz="4" w:space="0" w:color="000000"/>
              <w:left w:val="single" w:sz="4" w:space="0" w:color="000000"/>
              <w:right w:val="single" w:sz="4" w:space="0" w:color="000000"/>
            </w:tcBorders>
            <w:shd w:val="clear" w:color="auto" w:fill="DEEBF6"/>
            <w:vAlign w:val="center"/>
          </w:tcPr>
          <w:p w14:paraId="00000262" w14:textId="77777777" w:rsidR="00F430DB" w:rsidRDefault="00F430DB">
            <w:pPr>
              <w:widowControl w:val="0"/>
              <w:pBdr>
                <w:top w:val="nil"/>
                <w:left w:val="nil"/>
                <w:bottom w:val="nil"/>
                <w:right w:val="nil"/>
                <w:between w:val="nil"/>
              </w:pBdr>
              <w:spacing w:after="0"/>
            </w:pPr>
          </w:p>
        </w:tc>
        <w:tc>
          <w:tcPr>
            <w:tcW w:w="9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3" w14:textId="77777777" w:rsidR="00F430DB" w:rsidRDefault="001877EC">
            <w:pPr>
              <w:tabs>
                <w:tab w:val="left" w:pos="956"/>
              </w:tabs>
              <w:spacing w:after="0" w:line="240" w:lineRule="auto"/>
              <w:rPr>
                <w:highlight w:val="white"/>
              </w:rPr>
            </w:pPr>
            <w:bookmarkStart w:id="66" w:name="_heading=h.1y810tw" w:colFirst="0" w:colLast="0"/>
            <w:bookmarkEnd w:id="66"/>
            <w:r>
              <w:rPr>
                <w:highlight w:val="white"/>
              </w:rPr>
              <w:t>Has anyone ever threatened to call the police or immigration to report you?</w:t>
            </w:r>
          </w:p>
        </w:tc>
        <w:tc>
          <w:tcPr>
            <w:tcW w:w="18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64" w14:textId="2CA6D1BF" w:rsidR="00F430DB" w:rsidRDefault="005618E0" w:rsidP="005618E0">
            <w:pPr>
              <w:spacing w:after="0" w:line="240" w:lineRule="auto"/>
              <w:jc w:val="center"/>
            </w:pPr>
            <w:proofErr w:type="gramStart"/>
            <w:r w:rsidRPr="005618E0">
              <w:t xml:space="preserve">{{ </w:t>
            </w:r>
            <w:proofErr w:type="spellStart"/>
            <w:r w:rsidRPr="005618E0">
              <w:t>output</w:t>
            </w:r>
            <w:proofErr w:type="gramEnd"/>
            <w:r w:rsidRPr="005618E0">
              <w:t>_checkbox</w:t>
            </w:r>
            <w:proofErr w:type="spellEnd"/>
            <w:r w:rsidRPr="005618E0">
              <w:t>(users[</w:t>
            </w:r>
            <w:proofErr w:type="spellStart"/>
            <w:r w:rsidRPr="005618E0">
              <w:t>i</w:t>
            </w:r>
            <w:proofErr w:type="spellEnd"/>
            <w:r w:rsidRPr="005618E0">
              <w:t xml:space="preserve">].tvisa_6h_yes) }} YES  {{ </w:t>
            </w:r>
            <w:proofErr w:type="spellStart"/>
            <w:r w:rsidRPr="005618E0">
              <w:t>output_checkbox</w:t>
            </w:r>
            <w:proofErr w:type="spellEnd"/>
            <w:r w:rsidRPr="005618E0">
              <w:t>(not users[</w:t>
            </w:r>
            <w:proofErr w:type="spellStart"/>
            <w:r w:rsidRPr="005618E0">
              <w:t>i</w:t>
            </w:r>
            <w:proofErr w:type="spellEnd"/>
            <w:r w:rsidRPr="005618E0">
              <w:t>].tvisa_6h_yes) }} NO</w:t>
            </w:r>
          </w:p>
        </w:tc>
      </w:tr>
      <w:tr w:rsidR="00F430DB" w14:paraId="7F3DEEB2" w14:textId="77777777">
        <w:trPr>
          <w:cantSplit/>
          <w:trHeight w:val="2105"/>
        </w:trPr>
        <w:tc>
          <w:tcPr>
            <w:tcW w:w="492" w:type="dxa"/>
            <w:vMerge/>
            <w:tcBorders>
              <w:top w:val="single" w:sz="4" w:space="0" w:color="000000"/>
              <w:left w:val="single" w:sz="4" w:space="0" w:color="000000"/>
              <w:right w:val="single" w:sz="4" w:space="0" w:color="000000"/>
            </w:tcBorders>
            <w:shd w:val="clear" w:color="auto" w:fill="DEEBF6"/>
            <w:vAlign w:val="center"/>
          </w:tcPr>
          <w:p w14:paraId="00000265" w14:textId="77777777" w:rsidR="00F430DB" w:rsidRDefault="00F430DB">
            <w:pPr>
              <w:widowControl w:val="0"/>
              <w:pBdr>
                <w:top w:val="nil"/>
                <w:left w:val="nil"/>
                <w:bottom w:val="nil"/>
                <w:right w:val="nil"/>
                <w:between w:val="nil"/>
              </w:pBdr>
              <w:spacing w:after="0"/>
            </w:pPr>
          </w:p>
        </w:tc>
        <w:tc>
          <w:tcPr>
            <w:tcW w:w="10933"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66" w14:textId="77777777" w:rsidR="00F430DB" w:rsidRDefault="001877EC">
            <w:pPr>
              <w:spacing w:after="0" w:line="240" w:lineRule="auto"/>
              <w:rPr>
                <w:b/>
              </w:rPr>
            </w:pPr>
            <w:r>
              <w:rPr>
                <w:b/>
              </w:rPr>
              <w:t>NOTES:</w:t>
            </w:r>
          </w:p>
          <w:p w14:paraId="3AE0FD47" w14:textId="77777777" w:rsidR="005618E0" w:rsidRPr="005618E0" w:rsidRDefault="005618E0" w:rsidP="005618E0">
            <w:pPr>
              <w:spacing w:after="0" w:line="240" w:lineRule="auto"/>
              <w:rPr>
                <w:bCs/>
              </w:rPr>
            </w:pPr>
            <w:proofErr w:type="gramStart"/>
            <w:r w:rsidRPr="005618E0">
              <w:rPr>
                <w:bCs/>
              </w:rPr>
              <w:t>{{ users</w:t>
            </w:r>
            <w:proofErr w:type="gramEnd"/>
            <w:r w:rsidRPr="005618E0">
              <w:rPr>
                <w:bCs/>
              </w:rPr>
              <w:t>[</w:t>
            </w:r>
            <w:proofErr w:type="spellStart"/>
            <w:r w:rsidRPr="005618E0">
              <w:rPr>
                <w:bCs/>
              </w:rPr>
              <w:t>i</w:t>
            </w:r>
            <w:proofErr w:type="spellEnd"/>
            <w:r w:rsidRPr="005618E0">
              <w:rPr>
                <w:bCs/>
              </w:rPr>
              <w:t>].tvisa_6a_details }} {{ users[</w:t>
            </w:r>
            <w:proofErr w:type="spellStart"/>
            <w:r w:rsidRPr="005618E0">
              <w:rPr>
                <w:bCs/>
              </w:rPr>
              <w:t>i</w:t>
            </w:r>
            <w:proofErr w:type="spellEnd"/>
            <w:r w:rsidRPr="005618E0">
              <w:rPr>
                <w:bCs/>
              </w:rPr>
              <w:t>].tvisa_6b_details }} {{ users[</w:t>
            </w:r>
            <w:proofErr w:type="spellStart"/>
            <w:r w:rsidRPr="005618E0">
              <w:rPr>
                <w:bCs/>
              </w:rPr>
              <w:t>i</w:t>
            </w:r>
            <w:proofErr w:type="spellEnd"/>
            <w:r w:rsidRPr="005618E0">
              <w:rPr>
                <w:bCs/>
              </w:rPr>
              <w:t>].tvisa_6c_details }} {{ users[</w:t>
            </w:r>
            <w:proofErr w:type="spellStart"/>
            <w:r w:rsidRPr="005618E0">
              <w:rPr>
                <w:bCs/>
              </w:rPr>
              <w:t>i</w:t>
            </w:r>
            <w:proofErr w:type="spellEnd"/>
            <w:r w:rsidRPr="005618E0">
              <w:rPr>
                <w:bCs/>
              </w:rPr>
              <w:t>].tvisa_6d_details }} {{ users[</w:t>
            </w:r>
            <w:proofErr w:type="spellStart"/>
            <w:r w:rsidRPr="005618E0">
              <w:rPr>
                <w:bCs/>
              </w:rPr>
              <w:t>i</w:t>
            </w:r>
            <w:proofErr w:type="spellEnd"/>
            <w:r w:rsidRPr="005618E0">
              <w:rPr>
                <w:bCs/>
              </w:rPr>
              <w:t>].tvisa_6e_details }} {{ users[</w:t>
            </w:r>
            <w:proofErr w:type="spellStart"/>
            <w:r w:rsidRPr="005618E0">
              <w:rPr>
                <w:bCs/>
              </w:rPr>
              <w:t>i</w:t>
            </w:r>
            <w:proofErr w:type="spellEnd"/>
            <w:r w:rsidRPr="005618E0">
              <w:rPr>
                <w:bCs/>
              </w:rPr>
              <w:t>].tvisa_6f_details }} {{ users[</w:t>
            </w:r>
            <w:proofErr w:type="spellStart"/>
            <w:r w:rsidRPr="005618E0">
              <w:rPr>
                <w:bCs/>
              </w:rPr>
              <w:t>i</w:t>
            </w:r>
            <w:proofErr w:type="spellEnd"/>
            <w:r w:rsidRPr="005618E0">
              <w:rPr>
                <w:bCs/>
              </w:rPr>
              <w:t>].tvisa_6g_details }} {{ users[</w:t>
            </w:r>
            <w:proofErr w:type="spellStart"/>
            <w:r w:rsidRPr="005618E0">
              <w:rPr>
                <w:bCs/>
              </w:rPr>
              <w:t>i</w:t>
            </w:r>
            <w:proofErr w:type="spellEnd"/>
            <w:r w:rsidRPr="005618E0">
              <w:rPr>
                <w:bCs/>
              </w:rPr>
              <w:t xml:space="preserve">].tvisa_6h_details }} </w:t>
            </w:r>
          </w:p>
          <w:p w14:paraId="00000267" w14:textId="77777777" w:rsidR="00F430DB" w:rsidRDefault="00F430DB">
            <w:pPr>
              <w:spacing w:after="0" w:line="240" w:lineRule="auto"/>
              <w:rPr>
                <w:b/>
              </w:rPr>
            </w:pPr>
          </w:p>
          <w:p w14:paraId="00000268" w14:textId="77777777" w:rsidR="00F430DB" w:rsidRDefault="00F430DB">
            <w:pPr>
              <w:spacing w:after="0" w:line="240" w:lineRule="auto"/>
              <w:rPr>
                <w:b/>
              </w:rPr>
            </w:pPr>
          </w:p>
          <w:p w14:paraId="00000269" w14:textId="77777777" w:rsidR="00F430DB" w:rsidRDefault="00F430DB">
            <w:pPr>
              <w:spacing w:after="0" w:line="240" w:lineRule="auto"/>
            </w:pPr>
          </w:p>
        </w:tc>
      </w:tr>
    </w:tbl>
    <w:p w14:paraId="0000026B" w14:textId="77777777" w:rsidR="00F430DB" w:rsidRDefault="00F430DB"/>
    <w:tbl>
      <w:tblPr>
        <w:tblStyle w:val="8"/>
        <w:tblpPr w:leftFromText="180" w:rightFromText="180" w:vertAnchor="text" w:tblpX="-185" w:tblpY="1"/>
        <w:tblW w:w="11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5"/>
        <w:gridCol w:w="5400"/>
        <w:gridCol w:w="5580"/>
      </w:tblGrid>
      <w:tr w:rsidR="00F430DB" w14:paraId="4CF0FC90" w14:textId="77777777">
        <w:trPr>
          <w:cantSplit/>
          <w:trHeight w:val="300"/>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6C" w14:textId="77777777" w:rsidR="00F430DB" w:rsidRDefault="00F430DB">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6D" w14:textId="626393F8" w:rsidR="00F430DB" w:rsidRDefault="001877EC">
            <w:pPr>
              <w:spacing w:after="0" w:line="240" w:lineRule="auto"/>
              <w:jc w:val="center"/>
              <w:rPr>
                <w:b/>
              </w:rPr>
            </w:pPr>
            <w:sdt>
              <w:sdtPr>
                <w:tag w:val="goog_rdk_143"/>
                <w:id w:val="200679336"/>
                <w:showingPlcHdr/>
              </w:sdtPr>
              <w:sdtContent>
                <w:r w:rsidR="00D430E5">
                  <w:t xml:space="preserve">     </w:t>
                </w:r>
                <w:commentRangeStart w:id="67"/>
              </w:sdtContent>
            </w:sdt>
            <w:r>
              <w:rPr>
                <w:b/>
                <w:highlight w:val="white"/>
              </w:rPr>
              <w:t>SIJS ELIGIBILITY: Only if PC is UN</w:t>
            </w:r>
            <w:commentRangeEnd w:id="67"/>
            <w:r>
              <w:commentReference w:id="67"/>
            </w:r>
            <w:r>
              <w:rPr>
                <w:b/>
                <w:highlight w:val="white"/>
              </w:rPr>
              <w:t>DER 21 years old and unmarried.</w:t>
            </w:r>
          </w:p>
        </w:tc>
      </w:tr>
      <w:tr w:rsidR="00F430DB" w14:paraId="54160B29"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6F"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0" w14:textId="77777777" w:rsidR="00F430DB" w:rsidRDefault="001877EC">
            <w:pPr>
              <w:spacing w:after="0" w:line="240" w:lineRule="auto"/>
              <w:rPr>
                <w:b/>
              </w:rPr>
            </w:pPr>
            <w:r>
              <w:rPr>
                <w:b/>
              </w:rPr>
              <w:t>Prior to coming to the U.S, who did you live with in your home country? _____________________________________</w:t>
            </w:r>
          </w:p>
          <w:p w14:paraId="00000271" w14:textId="77777777" w:rsidR="00F430DB" w:rsidRDefault="001877EC">
            <w:pPr>
              <w:spacing w:after="0" w:line="240" w:lineRule="auto"/>
              <w:rPr>
                <w:b/>
              </w:rPr>
            </w:pPr>
            <w:r>
              <w:rPr>
                <w:b/>
              </w:rPr>
              <w:t xml:space="preserve">If not both parents, why? </w:t>
            </w:r>
          </w:p>
        </w:tc>
      </w:tr>
      <w:tr w:rsidR="00F430DB" w14:paraId="799882DE"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3" w14:textId="77777777" w:rsidR="00F430DB" w:rsidRDefault="00F430DB">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74" w14:textId="77777777" w:rsidR="00F430DB" w:rsidRDefault="001877EC">
            <w:pPr>
              <w:spacing w:after="0" w:line="240" w:lineRule="auto"/>
              <w:rPr>
                <w:b/>
              </w:rPr>
            </w:pPr>
            <w:r>
              <w:rPr>
                <w:b/>
              </w:rPr>
              <w:t>Who do you live with in the United States?</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75" w14:textId="77777777" w:rsidR="00F430DB" w:rsidRDefault="001877EC">
            <w:pPr>
              <w:spacing w:after="0" w:line="240" w:lineRule="auto"/>
            </w:pPr>
            <w:r>
              <w:rPr>
                <w:b/>
              </w:rPr>
              <w:t xml:space="preserve">Were you attending school in your home country before coming to the U.S.? </w:t>
            </w:r>
            <w:r>
              <w:t xml:space="preserve">YES </w:t>
            </w:r>
            <w:sdt>
              <w:sdtPr>
                <w:tag w:val="goog_rdk_144"/>
                <w:id w:val="-647133542"/>
              </w:sdtPr>
              <w:sdtContent>
                <w:r>
                  <w:rPr>
                    <w:rFonts w:ascii="Arial Unicode MS" w:eastAsia="Arial Unicode MS" w:hAnsi="Arial Unicode MS" w:cs="Arial Unicode MS"/>
                  </w:rPr>
                  <w:t>☐</w:t>
                </w:r>
              </w:sdtContent>
            </w:sdt>
            <w:r>
              <w:t xml:space="preserve">        NO </w:t>
            </w:r>
            <w:sdt>
              <w:sdtPr>
                <w:tag w:val="goog_rdk_145"/>
                <w:id w:val="699661779"/>
              </w:sdtPr>
              <w:sdtContent>
                <w:r>
                  <w:rPr>
                    <w:rFonts w:ascii="Arial Unicode MS" w:eastAsia="Arial Unicode MS" w:hAnsi="Arial Unicode MS" w:cs="Arial Unicode MS"/>
                  </w:rPr>
                  <w:t>☐</w:t>
                </w:r>
              </w:sdtContent>
            </w:sdt>
          </w:p>
        </w:tc>
      </w:tr>
      <w:tr w:rsidR="00F430DB" w14:paraId="6AE18930"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6" w14:textId="77777777" w:rsidR="00F430DB" w:rsidRDefault="00F430DB">
            <w:pPr>
              <w:widowControl w:val="0"/>
              <w:pBdr>
                <w:top w:val="nil"/>
                <w:left w:val="nil"/>
                <w:bottom w:val="nil"/>
                <w:right w:val="nil"/>
                <w:between w:val="nil"/>
              </w:pBdr>
              <w:spacing w:after="0"/>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77" w14:textId="77777777" w:rsidR="00F430DB" w:rsidRDefault="001877EC">
            <w:pPr>
              <w:spacing w:after="0" w:line="240" w:lineRule="auto"/>
              <w:rPr>
                <w:b/>
              </w:rPr>
            </w:pPr>
            <w:r>
              <w:rPr>
                <w:b/>
              </w:rPr>
              <w:t>Where do your parents or the absent parent live now?</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78" w14:textId="77777777" w:rsidR="00F430DB" w:rsidRDefault="001877EC">
            <w:pPr>
              <w:spacing w:after="0" w:line="240" w:lineRule="auto"/>
              <w:rPr>
                <w:b/>
              </w:rPr>
            </w:pPr>
            <w:r>
              <w:rPr>
                <w:b/>
              </w:rPr>
              <w:t>How often do you talk to your parent(s)?</w:t>
            </w:r>
          </w:p>
          <w:p w14:paraId="00000279" w14:textId="77777777" w:rsidR="00F430DB" w:rsidRDefault="00F430DB">
            <w:pPr>
              <w:spacing w:after="0" w:line="240" w:lineRule="auto"/>
              <w:rPr>
                <w:b/>
              </w:rPr>
            </w:pPr>
          </w:p>
        </w:tc>
      </w:tr>
      <w:tr w:rsidR="00F430DB" w14:paraId="0C7FB57D"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A"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B" w14:textId="77777777" w:rsidR="00F430DB" w:rsidRDefault="001877EC">
            <w:pPr>
              <w:spacing w:after="0" w:line="240" w:lineRule="auto"/>
            </w:pPr>
            <w:r>
              <w:rPr>
                <w:b/>
              </w:rPr>
              <w:t xml:space="preserve">If both your parents are present in your life, is there any physical violence between your parents or did either of your parents hit you or any of your siblings? </w:t>
            </w:r>
            <w:r>
              <w:t xml:space="preserve">YES </w:t>
            </w:r>
            <w:sdt>
              <w:sdtPr>
                <w:tag w:val="goog_rdk_146"/>
                <w:id w:val="-760141749"/>
              </w:sdtPr>
              <w:sdtContent>
                <w:r>
                  <w:rPr>
                    <w:rFonts w:ascii="Arial Unicode MS" w:eastAsia="Arial Unicode MS" w:hAnsi="Arial Unicode MS" w:cs="Arial Unicode MS"/>
                  </w:rPr>
                  <w:t>☐</w:t>
                </w:r>
              </w:sdtContent>
            </w:sdt>
            <w:r>
              <w:t xml:space="preserve">        NO </w:t>
            </w:r>
            <w:sdt>
              <w:sdtPr>
                <w:tag w:val="goog_rdk_147"/>
                <w:id w:val="630370810"/>
              </w:sdtPr>
              <w:sdtContent>
                <w:r>
                  <w:rPr>
                    <w:rFonts w:ascii="Arial Unicode MS" w:eastAsia="Arial Unicode MS" w:hAnsi="Arial Unicode MS" w:cs="Arial Unicode MS"/>
                  </w:rPr>
                  <w:t>☐</w:t>
                </w:r>
              </w:sdtContent>
            </w:sdt>
          </w:p>
        </w:tc>
      </w:tr>
      <w:tr w:rsidR="00F430DB" w14:paraId="43DFED5F"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7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7E" w14:textId="77777777" w:rsidR="00F430DB" w:rsidRDefault="001877EC">
            <w:pPr>
              <w:spacing w:after="0" w:line="240" w:lineRule="auto"/>
            </w:pPr>
            <w:r>
              <w:rPr>
                <w:b/>
              </w:rPr>
              <w:t xml:space="preserve">If both your parents are present in your life, did both or either of your parents scream or use harsh words against you or your siblings? </w:t>
            </w:r>
            <w:r>
              <w:t xml:space="preserve">YES </w:t>
            </w:r>
            <w:sdt>
              <w:sdtPr>
                <w:tag w:val="goog_rdk_148"/>
                <w:id w:val="885295877"/>
              </w:sdtPr>
              <w:sdtContent>
                <w:r>
                  <w:rPr>
                    <w:rFonts w:ascii="Arial Unicode MS" w:eastAsia="Arial Unicode MS" w:hAnsi="Arial Unicode MS" w:cs="Arial Unicode MS"/>
                  </w:rPr>
                  <w:t>☐</w:t>
                </w:r>
              </w:sdtContent>
            </w:sdt>
            <w:r>
              <w:t xml:space="preserve">        NO </w:t>
            </w:r>
            <w:sdt>
              <w:sdtPr>
                <w:tag w:val="goog_rdk_149"/>
                <w:id w:val="-1580583774"/>
              </w:sdtPr>
              <w:sdtContent>
                <w:r>
                  <w:rPr>
                    <w:rFonts w:ascii="Arial Unicode MS" w:eastAsia="Arial Unicode MS" w:hAnsi="Arial Unicode MS" w:cs="Arial Unicode MS"/>
                  </w:rPr>
                  <w:t>☐</w:t>
                </w:r>
              </w:sdtContent>
            </w:sdt>
          </w:p>
        </w:tc>
      </w:tr>
      <w:tr w:rsidR="00F430DB" w14:paraId="00A23221" w14:textId="77777777">
        <w:trPr>
          <w:cantSplit/>
          <w:trHeight w:val="300"/>
        </w:trPr>
        <w:tc>
          <w:tcPr>
            <w:tcW w:w="445" w:type="dxa"/>
            <w:vMerge/>
            <w:tcBorders>
              <w:top w:val="single" w:sz="4" w:space="0" w:color="000000"/>
              <w:left w:val="single" w:sz="4" w:space="0" w:color="000000"/>
              <w:right w:val="single" w:sz="4" w:space="0" w:color="000000"/>
            </w:tcBorders>
            <w:shd w:val="clear" w:color="auto" w:fill="DEEBF6"/>
            <w:vAlign w:val="center"/>
          </w:tcPr>
          <w:p w14:paraId="000002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81" w14:textId="77777777" w:rsidR="00F430DB" w:rsidRDefault="001877EC">
            <w:pPr>
              <w:spacing w:after="0" w:line="240" w:lineRule="auto"/>
              <w:rPr>
                <w:b/>
              </w:rPr>
            </w:pPr>
            <w:r>
              <w:rPr>
                <w:b/>
              </w:rPr>
              <w:t>NOTES:</w:t>
            </w:r>
          </w:p>
          <w:p w14:paraId="00000282" w14:textId="77777777" w:rsidR="00F430DB" w:rsidRDefault="00F430DB">
            <w:pPr>
              <w:spacing w:after="0" w:line="240" w:lineRule="auto"/>
              <w:rPr>
                <w:b/>
              </w:rPr>
            </w:pPr>
          </w:p>
          <w:p w14:paraId="00000283" w14:textId="77777777" w:rsidR="00F430DB" w:rsidRDefault="00F430DB">
            <w:pPr>
              <w:spacing w:after="0" w:line="240" w:lineRule="auto"/>
              <w:rPr>
                <w:b/>
              </w:rPr>
            </w:pPr>
          </w:p>
          <w:p w14:paraId="00000284" w14:textId="77777777" w:rsidR="00F430DB" w:rsidRDefault="00F430DB">
            <w:pPr>
              <w:spacing w:after="0" w:line="240" w:lineRule="auto"/>
              <w:rPr>
                <w:b/>
              </w:rPr>
            </w:pPr>
          </w:p>
        </w:tc>
      </w:tr>
    </w:tbl>
    <w:p w14:paraId="00000286" w14:textId="77777777" w:rsidR="00F430DB" w:rsidRDefault="00F430DB">
      <w:pPr>
        <w:spacing w:after="0" w:line="240" w:lineRule="auto"/>
        <w:jc w:val="both"/>
      </w:pPr>
    </w:p>
    <w:tbl>
      <w:tblPr>
        <w:tblStyle w:val="7"/>
        <w:tblpPr w:leftFromText="180" w:rightFromText="180" w:vertAnchor="text" w:tblpXSpec="center" w:tblpY="1"/>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0"/>
        <w:gridCol w:w="5206"/>
        <w:gridCol w:w="5380"/>
      </w:tblGrid>
      <w:tr w:rsidR="00C41B29" w14:paraId="65011A0A" w14:textId="77777777" w:rsidTr="006103F8">
        <w:trPr>
          <w:cantSplit/>
          <w:trHeight w:val="300"/>
          <w:jc w:val="center"/>
        </w:trPr>
        <w:tc>
          <w:tcPr>
            <w:tcW w:w="445" w:type="dxa"/>
            <w:vMerge w:val="restart"/>
            <w:tcBorders>
              <w:top w:val="single" w:sz="4" w:space="0" w:color="000000"/>
              <w:left w:val="single" w:sz="4" w:space="0" w:color="000000"/>
              <w:right w:val="single" w:sz="4" w:space="0" w:color="000000"/>
            </w:tcBorders>
            <w:shd w:val="clear" w:color="auto" w:fill="DEEBF6"/>
            <w:vAlign w:val="center"/>
          </w:tcPr>
          <w:p w14:paraId="00000287" w14:textId="77777777" w:rsidR="00C41B29" w:rsidRDefault="00C41B29" w:rsidP="006103F8">
            <w:pPr>
              <w:spacing w:line="240" w:lineRule="auto"/>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8" w14:textId="0BB3D2EA" w:rsidR="00C41B29" w:rsidRDefault="00C41B29" w:rsidP="006103F8">
            <w:pPr>
              <w:spacing w:line="240" w:lineRule="auto"/>
              <w:jc w:val="center"/>
              <w:rPr>
                <w:b/>
              </w:rPr>
            </w:pPr>
            <w:sdt>
              <w:sdtPr>
                <w:tag w:val="goog_rdk_150"/>
                <w:id w:val="-757976856"/>
                <w:showingPlcHdr/>
              </w:sdtPr>
              <w:sdtContent>
                <w:r w:rsidR="005618E0">
                  <w:t xml:space="preserve">     </w:t>
                </w:r>
                <w:commentRangeStart w:id="68"/>
              </w:sdtContent>
            </w:sdt>
            <w:r>
              <w:rPr>
                <w:b/>
              </w:rPr>
              <w:t>NACARA ELIGBILITY</w:t>
            </w:r>
            <w:commentRangeEnd w:id="68"/>
            <w:r>
              <w:commentReference w:id="68"/>
            </w:r>
          </w:p>
        </w:tc>
      </w:tr>
      <w:tr w:rsidR="00C41B29" w14:paraId="7650D822" w14:textId="77777777" w:rsidTr="006103F8">
        <w:trPr>
          <w:cantSplit/>
          <w:trHeight w:val="864"/>
          <w:jc w:val="center"/>
        </w:trPr>
        <w:tc>
          <w:tcPr>
            <w:tcW w:w="445" w:type="dxa"/>
            <w:vMerge/>
            <w:tcBorders>
              <w:left w:val="single" w:sz="4" w:space="0" w:color="000000"/>
              <w:right w:val="single" w:sz="4" w:space="0" w:color="000000"/>
            </w:tcBorders>
            <w:shd w:val="clear" w:color="auto" w:fill="DEEBF6"/>
            <w:vAlign w:val="center"/>
          </w:tcPr>
          <w:p w14:paraId="0000028A" w14:textId="1BFA96E7" w:rsidR="00C41B29" w:rsidRDefault="00C41B29" w:rsidP="006103F8">
            <w:pPr>
              <w:spacing w:after="0" w:line="240" w:lineRule="auto"/>
              <w:ind w:left="113" w:right="113"/>
              <w:jc w:val="center"/>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8B" w14:textId="77777777" w:rsidR="00C41B29" w:rsidRDefault="00C41B29" w:rsidP="006103F8">
            <w:pPr>
              <w:spacing w:after="0" w:line="240" w:lineRule="auto"/>
              <w:jc w:val="center"/>
              <w:rPr>
                <w:b/>
              </w:rPr>
            </w:pPr>
            <w:r>
              <w:rPr>
                <w:b/>
                <w:u w:val="single"/>
              </w:rPr>
              <w:t>NOTE TO SCREENER:</w:t>
            </w:r>
            <w:r>
              <w:rPr>
                <w:b/>
              </w:rPr>
              <w:t xml:space="preserve"> Do not skip this section if </w:t>
            </w:r>
            <w:r>
              <w:rPr>
                <w:b/>
                <w:u w:val="single"/>
              </w:rPr>
              <w:t xml:space="preserve">AT LEAST ONE PARENT </w:t>
            </w:r>
            <w:r>
              <w:rPr>
                <w:b/>
              </w:rPr>
              <w:t>is a national of:</w:t>
            </w:r>
          </w:p>
          <w:p w14:paraId="0000028C" w14:textId="77777777" w:rsidR="00C41B29" w:rsidRDefault="00C41B29" w:rsidP="006103F8">
            <w:pPr>
              <w:spacing w:after="0" w:line="240" w:lineRule="auto"/>
              <w:rPr>
                <w:b/>
              </w:rPr>
            </w:pPr>
            <w:bookmarkStart w:id="69" w:name="_heading=h.4i7ojhp" w:colFirst="0" w:colLast="0"/>
            <w:bookmarkEnd w:id="69"/>
            <w:r>
              <w:t>El Salvador, Guatemala, or the former Soviet bloc countries such as Russia, Latvia, Lithuania, Estonia, Albania, Bulgaria, Czechoslovakia, Hungary, Poland, Romania, Yugoslavia, or any state of the former Yugoslavia</w:t>
            </w:r>
          </w:p>
        </w:tc>
      </w:tr>
      <w:tr w:rsidR="00C41B29" w14:paraId="2D7E301A" w14:textId="77777777" w:rsidTr="006103F8">
        <w:trPr>
          <w:cantSplit/>
          <w:trHeight w:val="1008"/>
          <w:jc w:val="center"/>
        </w:trPr>
        <w:tc>
          <w:tcPr>
            <w:tcW w:w="445" w:type="dxa"/>
            <w:vMerge/>
            <w:tcBorders>
              <w:left w:val="single" w:sz="4" w:space="0" w:color="000000"/>
              <w:right w:val="single" w:sz="4" w:space="0" w:color="000000"/>
            </w:tcBorders>
            <w:shd w:val="clear" w:color="auto" w:fill="DEEBF6"/>
            <w:vAlign w:val="center"/>
          </w:tcPr>
          <w:p w14:paraId="0000028E" w14:textId="77777777" w:rsidR="00C41B29" w:rsidRDefault="00C41B29" w:rsidP="006103F8">
            <w:pPr>
              <w:widowControl w:val="0"/>
              <w:pBdr>
                <w:top w:val="nil"/>
                <w:left w:val="nil"/>
                <w:bottom w:val="nil"/>
                <w:right w:val="nil"/>
                <w:between w:val="nil"/>
              </w:pBdr>
              <w:spacing w:after="0"/>
              <w:rPr>
                <w:b/>
              </w:rPr>
            </w:pPr>
          </w:p>
        </w:tc>
        <w:tc>
          <w:tcPr>
            <w:tcW w:w="5400" w:type="dxa"/>
            <w:tcBorders>
              <w:top w:val="single" w:sz="4" w:space="0" w:color="000000"/>
              <w:left w:val="single" w:sz="4" w:space="0" w:color="000000"/>
              <w:bottom w:val="single" w:sz="4" w:space="0" w:color="000000"/>
              <w:right w:val="single" w:sz="4" w:space="0" w:color="000000"/>
            </w:tcBorders>
            <w:shd w:val="clear" w:color="auto" w:fill="auto"/>
          </w:tcPr>
          <w:p w14:paraId="0000028F" w14:textId="0433452C" w:rsidR="00C41B29" w:rsidRDefault="00C41B29" w:rsidP="006103F8">
            <w:pPr>
              <w:spacing w:after="0" w:line="240" w:lineRule="auto"/>
            </w:pPr>
            <w:r>
              <w:rPr>
                <w:b/>
              </w:rPr>
              <w:t xml:space="preserve">Did this parent or spouse become a lawful permanent resident via NACARA? </w:t>
            </w:r>
            <w:r w:rsidR="005B15A8" w:rsidRPr="005B15A8">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w:t>
            </w:r>
            <w:proofErr w:type="spellEnd"/>
            <w:r w:rsidR="005B15A8" w:rsidRPr="005B15A8">
              <w:t>) }} NO</w:t>
            </w:r>
          </w:p>
        </w:tc>
        <w:tc>
          <w:tcPr>
            <w:tcW w:w="5580" w:type="dxa"/>
            <w:tcBorders>
              <w:top w:val="single" w:sz="4" w:space="0" w:color="000000"/>
              <w:left w:val="single" w:sz="4" w:space="0" w:color="000000"/>
              <w:bottom w:val="single" w:sz="4" w:space="0" w:color="000000"/>
              <w:right w:val="single" w:sz="4" w:space="0" w:color="000000"/>
            </w:tcBorders>
            <w:shd w:val="clear" w:color="auto" w:fill="auto"/>
          </w:tcPr>
          <w:p w14:paraId="00000290" w14:textId="2C58DF94" w:rsidR="00C41B29" w:rsidRDefault="00C41B29" w:rsidP="006103F8">
            <w:pPr>
              <w:spacing w:after="0" w:line="240" w:lineRule="auto"/>
            </w:pPr>
            <w:r>
              <w:rPr>
                <w:b/>
              </w:rPr>
              <w:t xml:space="preserve">Have you been physically present in the U.S. for at least 7 years? </w:t>
            </w:r>
            <w:r w:rsidR="005B15A8" w:rsidRPr="005B15A8">
              <w:rPr>
                <w:rFonts w:ascii="Consolas" w:eastAsia="Times New Roman" w:hAnsi="Consolas" w:cs="Times New Roman"/>
                <w:color w:val="9CDCFE"/>
                <w:sz w:val="21"/>
                <w:szCs w:val="21"/>
              </w:rPr>
              <w:t xml:space="preserve"> </w:t>
            </w:r>
            <w:proofErr w:type="gramStart"/>
            <w:r w:rsidR="005B15A8" w:rsidRPr="005B15A8">
              <w:t xml:space="preserve">{{ </w:t>
            </w:r>
            <w:proofErr w:type="spellStart"/>
            <w:r w:rsidR="005B15A8" w:rsidRPr="005B15A8">
              <w:t>output</w:t>
            </w:r>
            <w:proofErr w:type="gramEnd"/>
            <w:r w:rsidR="005B15A8" w:rsidRPr="005B15A8">
              <w:t>_checkbox</w:t>
            </w:r>
            <w:proofErr w:type="spellEnd"/>
            <w:r w:rsidR="005B15A8" w:rsidRPr="005B15A8">
              <w:t>(users[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xml:space="preserve">) }} YES  {{ </w:t>
            </w:r>
            <w:proofErr w:type="spellStart"/>
            <w:r w:rsidR="005B15A8" w:rsidRPr="005B15A8">
              <w:t>output_checkbox</w:t>
            </w:r>
            <w:proofErr w:type="spellEnd"/>
            <w:r w:rsidR="005B15A8" w:rsidRPr="005B15A8">
              <w:t>(not users[</w:t>
            </w:r>
            <w:proofErr w:type="spellStart"/>
            <w:r w:rsidR="005B15A8" w:rsidRPr="005B15A8">
              <w:t>i</w:t>
            </w:r>
            <w:proofErr w:type="spellEnd"/>
            <w:r w:rsidR="005B15A8" w:rsidRPr="005B15A8">
              <w:t>].</w:t>
            </w:r>
            <w:proofErr w:type="spellStart"/>
            <w:r w:rsidR="005B15A8" w:rsidRPr="005B15A8">
              <w:t>nacara_eligible</w:t>
            </w:r>
            <w:proofErr w:type="spellEnd"/>
            <w:r w:rsidR="005B15A8" w:rsidRPr="005B15A8">
              <w:t>) }} NO</w:t>
            </w:r>
          </w:p>
        </w:tc>
      </w:tr>
      <w:tr w:rsidR="00C41B29" w14:paraId="5D08223F" w14:textId="77777777" w:rsidTr="006103F8">
        <w:trPr>
          <w:cantSplit/>
          <w:trHeight w:val="64"/>
          <w:jc w:val="center"/>
        </w:trPr>
        <w:tc>
          <w:tcPr>
            <w:tcW w:w="445" w:type="dxa"/>
            <w:vMerge/>
            <w:tcBorders>
              <w:left w:val="single" w:sz="4" w:space="0" w:color="000000"/>
              <w:right w:val="single" w:sz="4" w:space="0" w:color="000000"/>
            </w:tcBorders>
            <w:shd w:val="clear" w:color="auto" w:fill="DEEBF6"/>
            <w:vAlign w:val="center"/>
          </w:tcPr>
          <w:p w14:paraId="00000291" w14:textId="77777777" w:rsidR="00C41B29" w:rsidRDefault="00C41B29" w:rsidP="006103F8">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right w:val="single" w:sz="4" w:space="0" w:color="000000"/>
            </w:tcBorders>
            <w:shd w:val="clear" w:color="auto" w:fill="auto"/>
          </w:tcPr>
          <w:p w14:paraId="00000292" w14:textId="77777777" w:rsidR="00C41B29" w:rsidRDefault="00C41B29" w:rsidP="006103F8">
            <w:pPr>
              <w:spacing w:after="0" w:line="240" w:lineRule="auto"/>
              <w:rPr>
                <w:b/>
              </w:rPr>
            </w:pPr>
            <w:r>
              <w:rPr>
                <w:b/>
              </w:rPr>
              <w:t>NOTES:</w:t>
            </w:r>
          </w:p>
          <w:p w14:paraId="00000293" w14:textId="77777777" w:rsidR="00C41B29" w:rsidRDefault="00C41B29" w:rsidP="006103F8">
            <w:pPr>
              <w:spacing w:after="0" w:line="240" w:lineRule="auto"/>
              <w:rPr>
                <w:b/>
              </w:rPr>
            </w:pPr>
          </w:p>
          <w:p w14:paraId="00000294" w14:textId="77777777" w:rsidR="00C41B29" w:rsidRDefault="00C41B29" w:rsidP="006103F8">
            <w:pPr>
              <w:spacing w:after="0" w:line="240" w:lineRule="auto"/>
              <w:rPr>
                <w:b/>
              </w:rPr>
            </w:pPr>
          </w:p>
          <w:p w14:paraId="00000295" w14:textId="77777777" w:rsidR="00C41B29" w:rsidRDefault="00C41B29" w:rsidP="006103F8">
            <w:pPr>
              <w:spacing w:after="0" w:line="240" w:lineRule="auto"/>
              <w:rPr>
                <w:b/>
              </w:rPr>
            </w:pPr>
          </w:p>
        </w:tc>
      </w:tr>
    </w:tbl>
    <w:p w14:paraId="0000029C" w14:textId="77777777" w:rsidR="00F430DB" w:rsidRDefault="00F430DB"/>
    <w:p w14:paraId="0000029D" w14:textId="77777777" w:rsidR="00F430DB" w:rsidRDefault="00F430DB">
      <w:pPr>
        <w:spacing w:after="0" w:line="240" w:lineRule="auto"/>
        <w:jc w:val="both"/>
      </w:pPr>
    </w:p>
    <w:tbl>
      <w:tblPr>
        <w:tblStyle w:val="6"/>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
        <w:gridCol w:w="8758"/>
        <w:gridCol w:w="1782"/>
      </w:tblGrid>
      <w:tr w:rsidR="00F430DB" w14:paraId="4356E617" w14:textId="77777777">
        <w:trPr>
          <w:trHeight w:val="300"/>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9E" w14:textId="77777777" w:rsidR="00F430DB" w:rsidRDefault="00F430DB">
            <w:pPr>
              <w:spacing w:line="240" w:lineRule="auto"/>
              <w:jc w:val="center"/>
              <w:rPr>
                <w:b/>
              </w:rPr>
            </w:pPr>
          </w:p>
          <w:p w14:paraId="0000029F"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A0" w14:textId="46A918E5" w:rsidR="00F430DB" w:rsidRDefault="001877EC">
            <w:pPr>
              <w:spacing w:line="240" w:lineRule="auto"/>
              <w:jc w:val="center"/>
            </w:pPr>
            <w:sdt>
              <w:sdtPr>
                <w:tag w:val="goog_rdk_155"/>
                <w:id w:val="942496138"/>
                <w:showingPlcHdr/>
              </w:sdtPr>
              <w:sdtContent>
                <w:r w:rsidR="00D430E5">
                  <w:t xml:space="preserve">     </w:t>
                </w:r>
                <w:commentRangeStart w:id="70"/>
              </w:sdtContent>
            </w:sdt>
            <w:r>
              <w:rPr>
                <w:b/>
              </w:rPr>
              <w:t>LPR CANCELLATION ELIGIBILITY</w:t>
            </w:r>
            <w:commentRangeEnd w:id="70"/>
            <w:r>
              <w:commentReference w:id="70"/>
            </w:r>
          </w:p>
        </w:tc>
      </w:tr>
      <w:tr w:rsidR="00F430DB" w14:paraId="77C5DDDD"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2"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3" w14:textId="77777777" w:rsidR="00F430DB" w:rsidRDefault="001877EC">
            <w:pPr>
              <w:spacing w:after="0" w:line="240" w:lineRule="auto"/>
            </w:pPr>
            <w:r>
              <w:t>Are you a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A4" w14:textId="3CBA1152" w:rsidR="00F430DB" w:rsidRDefault="006103F8" w:rsidP="006103F8">
            <w:pPr>
              <w:spacing w:after="0" w:line="240" w:lineRule="auto"/>
              <w:jc w:val="center"/>
            </w:pPr>
            <w:proofErr w:type="gramStart"/>
            <w:r w:rsidRPr="006103F8">
              <w:t xml:space="preserve">{{ </w:t>
            </w:r>
            <w:proofErr w:type="spellStart"/>
            <w:r w:rsidRPr="006103F8">
              <w:t>output</w:t>
            </w:r>
            <w:proofErr w:type="gramEnd"/>
            <w:r w:rsidRPr="006103F8">
              <w:t>_checkbox</w:t>
            </w:r>
            <w:proofErr w:type="spellEnd"/>
            <w:r w:rsidRPr="006103F8">
              <w:t>(users[</w:t>
            </w:r>
            <w:proofErr w:type="spellStart"/>
            <w:r w:rsidRPr="006103F8">
              <w:t>i</w:t>
            </w:r>
            <w:proofErr w:type="spellEnd"/>
            <w:r w:rsidRPr="006103F8">
              <w:t>].</w:t>
            </w:r>
            <w:proofErr w:type="spellStart"/>
            <w:r w:rsidRPr="006103F8">
              <w:t>lpr_signpost</w:t>
            </w:r>
            <w:proofErr w:type="spellEnd"/>
            <w:r w:rsidRPr="006103F8">
              <w:t xml:space="preserve">) }} YES  {{ </w:t>
            </w:r>
            <w:proofErr w:type="spellStart"/>
            <w:r w:rsidRPr="006103F8">
              <w:t>output_checkbox</w:t>
            </w:r>
            <w:proofErr w:type="spellEnd"/>
            <w:r w:rsidRPr="006103F8">
              <w:t>(not users[</w:t>
            </w:r>
            <w:proofErr w:type="spellStart"/>
            <w:r w:rsidRPr="006103F8">
              <w:t>i</w:t>
            </w:r>
            <w:proofErr w:type="spellEnd"/>
            <w:r w:rsidRPr="006103F8">
              <w:t>].</w:t>
            </w:r>
            <w:proofErr w:type="spellStart"/>
            <w:r w:rsidRPr="006103F8">
              <w:t>lpr_signpost</w:t>
            </w:r>
            <w:proofErr w:type="spellEnd"/>
            <w:r w:rsidRPr="006103F8">
              <w:t>) }} NO</w:t>
            </w:r>
          </w:p>
        </w:tc>
      </w:tr>
      <w:tr w:rsidR="006103F8" w14:paraId="7CDD5B7F"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5"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6" w14:textId="77777777" w:rsidR="006103F8" w:rsidRDefault="006103F8" w:rsidP="006103F8">
            <w:pPr>
              <w:spacing w:line="240" w:lineRule="auto"/>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A7" w14:textId="14F73948" w:rsidR="006103F8" w:rsidRDefault="006103F8" w:rsidP="006103F8">
            <w:pPr>
              <w:spacing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 xml:space="preserve">].lpr_7a_yes) }} YES  {{ </w:t>
            </w:r>
            <w:proofErr w:type="spellStart"/>
            <w:r w:rsidRPr="005B15A8">
              <w:t>output_checkbox</w:t>
            </w:r>
            <w:proofErr w:type="spellEnd"/>
            <w:r w:rsidRPr="005B15A8">
              <w:t>(not users[</w:t>
            </w:r>
            <w:proofErr w:type="spellStart"/>
            <w:r w:rsidRPr="005B15A8">
              <w:t>i</w:t>
            </w:r>
            <w:proofErr w:type="spellEnd"/>
            <w:r w:rsidRPr="005B15A8">
              <w:t>].lpr_7a_yes) }} NO</w:t>
            </w:r>
          </w:p>
        </w:tc>
      </w:tr>
      <w:tr w:rsidR="006103F8" w14:paraId="530C0CD9"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8"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9" w14:textId="77777777" w:rsidR="006103F8" w:rsidRDefault="006103F8" w:rsidP="006103F8">
            <w:pPr>
              <w:tabs>
                <w:tab w:val="left" w:pos="1182"/>
              </w:tabs>
              <w:spacing w:after="0" w:line="240" w:lineRule="auto"/>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AA" w14:textId="070395A3"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b</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b</w:t>
            </w:r>
            <w:r w:rsidRPr="005B15A8">
              <w:t>_yes) }} NO</w:t>
            </w:r>
          </w:p>
        </w:tc>
      </w:tr>
      <w:tr w:rsidR="006103F8" w14:paraId="1055C876"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B"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C" w14:textId="77777777" w:rsidR="006103F8" w:rsidRDefault="006103F8" w:rsidP="006103F8">
            <w:pPr>
              <w:tabs>
                <w:tab w:val="left" w:pos="965"/>
              </w:tabs>
              <w:spacing w:after="0" w:line="240" w:lineRule="auto"/>
            </w:pPr>
            <w:r>
              <w:t>Have you been an LPR for at least five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AD" w14:textId="375D07DE" w:rsidR="006103F8" w:rsidRDefault="006103F8" w:rsidP="006103F8">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c</w:t>
            </w:r>
            <w:r w:rsidRPr="005B15A8">
              <w:t xml:space="preserve">_yes) }} YES  {{ </w:t>
            </w:r>
            <w:proofErr w:type="spellStart"/>
            <w:r w:rsidRPr="005B15A8">
              <w:lastRenderedPageBreak/>
              <w:t>output_checkbox</w:t>
            </w:r>
            <w:proofErr w:type="spellEnd"/>
            <w:r w:rsidRPr="005B15A8">
              <w:t>(not users[</w:t>
            </w:r>
            <w:proofErr w:type="spellStart"/>
            <w:r w:rsidRPr="005B15A8">
              <w:t>i</w:t>
            </w:r>
            <w:proofErr w:type="spellEnd"/>
            <w:r w:rsidRPr="005B15A8">
              <w:t>].lpr_7</w:t>
            </w:r>
            <w:r>
              <w:t>c</w:t>
            </w:r>
            <w:r w:rsidRPr="005B15A8">
              <w:t>_yes) }} NO</w:t>
            </w:r>
          </w:p>
        </w:tc>
      </w:tr>
      <w:tr w:rsidR="006103F8" w14:paraId="45F8125C"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AE"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F" w14:textId="77777777" w:rsidR="006103F8" w:rsidRDefault="006103F8" w:rsidP="006103F8">
            <w:pPr>
              <w:spacing w:after="0" w:line="240" w:lineRule="auto"/>
            </w:pPr>
            <w:r>
              <w:t>Have you lived in the United States for at least seven years after being admitted in any status?</w:t>
            </w:r>
          </w:p>
        </w:tc>
        <w:tc>
          <w:tcPr>
            <w:tcW w:w="1782" w:type="dxa"/>
            <w:tcBorders>
              <w:top w:val="single" w:sz="4" w:space="0" w:color="000000"/>
              <w:left w:val="single" w:sz="4" w:space="0" w:color="000000"/>
              <w:right w:val="single" w:sz="4" w:space="0" w:color="000000"/>
            </w:tcBorders>
            <w:shd w:val="clear" w:color="auto" w:fill="auto"/>
            <w:vAlign w:val="center"/>
          </w:tcPr>
          <w:p w14:paraId="000002B0" w14:textId="0ACCC1E1"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d</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d</w:t>
            </w:r>
            <w:r w:rsidRPr="005B15A8">
              <w:t>_yes) }} NO</w:t>
            </w:r>
          </w:p>
        </w:tc>
      </w:tr>
      <w:tr w:rsidR="006103F8" w14:paraId="58E535CD"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B1" w14:textId="77777777" w:rsidR="006103F8" w:rsidRDefault="006103F8" w:rsidP="006103F8">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2" w14:textId="77777777" w:rsidR="006103F8" w:rsidRDefault="006103F8" w:rsidP="006103F8">
            <w:pPr>
              <w:spacing w:after="0" w:line="240" w:lineRule="auto"/>
            </w:pPr>
            <w:r>
              <w:rPr>
                <w:color w:val="1D1C1D"/>
              </w:rPr>
              <w:t>Have you ever been granted cancellation of removal, suspension of deportation, or 212(c) before?</w:t>
            </w:r>
          </w:p>
        </w:tc>
        <w:tc>
          <w:tcPr>
            <w:tcW w:w="1782" w:type="dxa"/>
            <w:tcBorders>
              <w:top w:val="single" w:sz="4" w:space="0" w:color="000000"/>
              <w:left w:val="single" w:sz="4" w:space="0" w:color="000000"/>
              <w:right w:val="single" w:sz="4" w:space="0" w:color="000000"/>
            </w:tcBorders>
            <w:shd w:val="clear" w:color="auto" w:fill="auto"/>
            <w:vAlign w:val="center"/>
          </w:tcPr>
          <w:p w14:paraId="000002B3" w14:textId="6C36831E" w:rsidR="006103F8" w:rsidRDefault="006103F8" w:rsidP="00B50CBF">
            <w:pPr>
              <w:spacing w:after="0" w:line="240" w:lineRule="auto"/>
              <w:jc w:val="center"/>
            </w:pPr>
            <w:proofErr w:type="gramStart"/>
            <w:r w:rsidRPr="005B15A8">
              <w:t xml:space="preserve">{{ </w:t>
            </w:r>
            <w:proofErr w:type="spellStart"/>
            <w:r w:rsidRPr="005B15A8">
              <w:t>output</w:t>
            </w:r>
            <w:proofErr w:type="gramEnd"/>
            <w:r w:rsidRPr="005B15A8">
              <w:t>_checkbox</w:t>
            </w:r>
            <w:proofErr w:type="spellEnd"/>
            <w:r w:rsidRPr="005B15A8">
              <w:t>(users[</w:t>
            </w:r>
            <w:proofErr w:type="spellStart"/>
            <w:r w:rsidRPr="005B15A8">
              <w:t>i</w:t>
            </w:r>
            <w:proofErr w:type="spellEnd"/>
            <w:r w:rsidRPr="005B15A8">
              <w:t>].lpr_7</w:t>
            </w:r>
            <w:r>
              <w:t>e</w:t>
            </w:r>
            <w:r w:rsidRPr="005B15A8">
              <w:t xml:space="preserve">_yes) }} YES  {{ </w:t>
            </w:r>
            <w:proofErr w:type="spellStart"/>
            <w:r w:rsidRPr="005B15A8">
              <w:t>output_checkbox</w:t>
            </w:r>
            <w:proofErr w:type="spellEnd"/>
            <w:r w:rsidRPr="005B15A8">
              <w:t>(not users[</w:t>
            </w:r>
            <w:proofErr w:type="spellStart"/>
            <w:r w:rsidRPr="005B15A8">
              <w:t>i</w:t>
            </w:r>
            <w:proofErr w:type="spellEnd"/>
            <w:r w:rsidRPr="005B15A8">
              <w:t>].lpr_7</w:t>
            </w:r>
            <w:r>
              <w:t>e</w:t>
            </w:r>
            <w:r w:rsidRPr="005B15A8">
              <w:t>_yes) }} NO</w:t>
            </w:r>
          </w:p>
        </w:tc>
      </w:tr>
      <w:tr w:rsidR="006103F8" w14:paraId="6C4DE644"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B4" w14:textId="77777777" w:rsidR="006103F8" w:rsidRDefault="006103F8" w:rsidP="006103F8">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B5" w14:textId="77777777" w:rsidR="006103F8" w:rsidRDefault="006103F8" w:rsidP="006103F8">
            <w:pPr>
              <w:spacing w:after="0" w:line="240" w:lineRule="auto"/>
              <w:rPr>
                <w:b/>
              </w:rPr>
            </w:pPr>
            <w:r>
              <w:rPr>
                <w:b/>
              </w:rPr>
              <w:t>NOTES:</w:t>
            </w:r>
          </w:p>
          <w:p w14:paraId="27A43A08" w14:textId="77777777" w:rsidR="00B50CBF" w:rsidRPr="00B50CBF" w:rsidRDefault="00B50CBF" w:rsidP="00B50CBF">
            <w:pPr>
              <w:spacing w:after="0" w:line="240" w:lineRule="auto"/>
              <w:rPr>
                <w:bCs/>
              </w:rPr>
            </w:pPr>
            <w:proofErr w:type="gramStart"/>
            <w:r w:rsidRPr="00B50CBF">
              <w:rPr>
                <w:bCs/>
              </w:rPr>
              <w:t>{{ users</w:t>
            </w:r>
            <w:proofErr w:type="gramEnd"/>
            <w:r w:rsidRPr="00B50CBF">
              <w:rPr>
                <w:bCs/>
              </w:rPr>
              <w:t>[</w:t>
            </w:r>
            <w:proofErr w:type="spellStart"/>
            <w:r w:rsidRPr="00B50CBF">
              <w:rPr>
                <w:bCs/>
              </w:rPr>
              <w:t>i</w:t>
            </w:r>
            <w:proofErr w:type="spellEnd"/>
            <w:r w:rsidRPr="00B50CBF">
              <w:rPr>
                <w:bCs/>
              </w:rPr>
              <w:t>].lpr_7a_details }} {{ users[</w:t>
            </w:r>
            <w:proofErr w:type="spellStart"/>
            <w:r w:rsidRPr="00B50CBF">
              <w:rPr>
                <w:bCs/>
              </w:rPr>
              <w:t>i</w:t>
            </w:r>
            <w:proofErr w:type="spellEnd"/>
            <w:r w:rsidRPr="00B50CBF">
              <w:rPr>
                <w:bCs/>
              </w:rPr>
              <w:t>].lpr_7b_details }} {{ users[</w:t>
            </w:r>
            <w:proofErr w:type="spellStart"/>
            <w:r w:rsidRPr="00B50CBF">
              <w:rPr>
                <w:bCs/>
              </w:rPr>
              <w:t>i</w:t>
            </w:r>
            <w:proofErr w:type="spellEnd"/>
            <w:r w:rsidRPr="00B50CBF">
              <w:rPr>
                <w:bCs/>
              </w:rPr>
              <w:t>].lpr_7c_details }} {{ users[</w:t>
            </w:r>
            <w:proofErr w:type="spellStart"/>
            <w:r w:rsidRPr="00B50CBF">
              <w:rPr>
                <w:bCs/>
              </w:rPr>
              <w:t>i</w:t>
            </w:r>
            <w:proofErr w:type="spellEnd"/>
            <w:r w:rsidRPr="00B50CBF">
              <w:rPr>
                <w:bCs/>
              </w:rPr>
              <w:t>].lpr_7d_details }} {{ users[</w:t>
            </w:r>
            <w:proofErr w:type="spellStart"/>
            <w:r w:rsidRPr="00B50CBF">
              <w:rPr>
                <w:bCs/>
              </w:rPr>
              <w:t>i</w:t>
            </w:r>
            <w:proofErr w:type="spellEnd"/>
            <w:r w:rsidRPr="00B50CBF">
              <w:rPr>
                <w:bCs/>
              </w:rPr>
              <w:t xml:space="preserve">].lpr_7e_details }} </w:t>
            </w:r>
          </w:p>
          <w:p w14:paraId="000002B8" w14:textId="77777777" w:rsidR="006103F8" w:rsidRDefault="006103F8" w:rsidP="006103F8">
            <w:pPr>
              <w:spacing w:after="0" w:line="240" w:lineRule="auto"/>
            </w:pPr>
          </w:p>
        </w:tc>
      </w:tr>
    </w:tbl>
    <w:p w14:paraId="000002BA" w14:textId="77777777" w:rsidR="00F430DB" w:rsidRDefault="001877EC">
      <w:pPr>
        <w:spacing w:after="0"/>
      </w:pPr>
      <w:r>
        <w:rPr>
          <w:rFonts w:ascii="Arial" w:eastAsia="Arial" w:hAnsi="Arial" w:cs="Arial"/>
          <w:color w:val="000000"/>
          <w:u w:val="single"/>
        </w:rPr>
        <w:t>NON-LPR CANCELLATION ELIGIBILITY</w:t>
      </w:r>
    </w:p>
    <w:p w14:paraId="000002BB" w14:textId="77777777" w:rsidR="00F430DB" w:rsidRDefault="00F430DB"/>
    <w:p w14:paraId="000002BC" w14:textId="77777777" w:rsidR="00F430DB" w:rsidRDefault="001877EC">
      <w:pPr>
        <w:spacing w:after="0"/>
      </w:pPr>
      <w:r>
        <w:rPr>
          <w:rFonts w:ascii="Arial" w:eastAsia="Arial" w:hAnsi="Arial" w:cs="Arial"/>
          <w:color w:val="000000"/>
        </w:rPr>
        <w:t>-Ask, “Have you lived in the United States continuously for at least 10 years?”</w:t>
      </w:r>
    </w:p>
    <w:p w14:paraId="000002BD" w14:textId="77777777" w:rsidR="00F430DB" w:rsidRDefault="001877EC">
      <w:pPr>
        <w:spacing w:after="0"/>
      </w:pPr>
      <w:r>
        <w:rPr>
          <w:rFonts w:ascii="Arial" w:eastAsia="Arial" w:hAnsi="Arial" w:cs="Arial"/>
          <w:color w:val="000000"/>
        </w:rPr>
        <w:t>-If no, skip this section</w:t>
      </w:r>
    </w:p>
    <w:p w14:paraId="000002BE" w14:textId="77777777" w:rsidR="00F430DB" w:rsidRDefault="001877EC">
      <w:pPr>
        <w:spacing w:after="0"/>
      </w:pPr>
      <w:r>
        <w:rPr>
          <w:rFonts w:ascii="Arial" w:eastAsia="Arial" w:hAnsi="Arial" w:cs="Arial"/>
          <w:color w:val="000000"/>
        </w:rPr>
        <w:t>-If yes, continue to Non-LPR Cancellation Eligibility questions</w:t>
      </w:r>
    </w:p>
    <w:p w14:paraId="000002BF" w14:textId="77777777" w:rsidR="00F430DB" w:rsidRDefault="00F430DB">
      <w:pPr>
        <w:spacing w:after="0" w:line="240" w:lineRule="auto"/>
        <w:jc w:val="both"/>
      </w:pPr>
    </w:p>
    <w:tbl>
      <w:tblPr>
        <w:tblStyle w:val="5"/>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0"/>
        <w:gridCol w:w="8758"/>
        <w:gridCol w:w="1782"/>
      </w:tblGrid>
      <w:tr w:rsidR="00F430DB" w14:paraId="691E4541" w14:textId="77777777">
        <w:trPr>
          <w:trHeight w:val="300"/>
        </w:trPr>
        <w:tc>
          <w:tcPr>
            <w:tcW w:w="480" w:type="dxa"/>
            <w:vMerge w:val="restart"/>
            <w:tcBorders>
              <w:top w:val="single" w:sz="4" w:space="0" w:color="000000"/>
              <w:left w:val="single" w:sz="4" w:space="0" w:color="000000"/>
              <w:right w:val="single" w:sz="4" w:space="0" w:color="000000"/>
            </w:tcBorders>
            <w:shd w:val="clear" w:color="auto" w:fill="DEEBF6"/>
            <w:vAlign w:val="center"/>
          </w:tcPr>
          <w:p w14:paraId="000002C0" w14:textId="77777777" w:rsidR="00F430DB" w:rsidRDefault="00F430DB">
            <w:pPr>
              <w:spacing w:line="240" w:lineRule="auto"/>
              <w:jc w:val="center"/>
              <w:rPr>
                <w:b/>
              </w:rPr>
            </w:pPr>
          </w:p>
          <w:p w14:paraId="000002C1" w14:textId="77777777" w:rsidR="00F430DB" w:rsidRDefault="00F430DB">
            <w:pPr>
              <w:spacing w:after="0" w:line="240" w:lineRule="auto"/>
              <w:ind w:left="113" w:right="113"/>
              <w:jc w:val="center"/>
              <w:rPr>
                <w:b/>
              </w:rPr>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C2" w14:textId="77777777" w:rsidR="00F430DB" w:rsidRDefault="001877EC">
            <w:pPr>
              <w:spacing w:line="240" w:lineRule="auto"/>
              <w:jc w:val="center"/>
              <w:rPr>
                <w:b/>
              </w:rPr>
            </w:pPr>
            <w:sdt>
              <w:sdtPr>
                <w:tag w:val="goog_rdk_156"/>
                <w:id w:val="118427760"/>
              </w:sdtPr>
              <w:sdtContent>
                <w:commentRangeStart w:id="71"/>
              </w:sdtContent>
            </w:sdt>
            <w:r>
              <w:rPr>
                <w:b/>
              </w:rPr>
              <w:t>NON-LPR CANCELLATION ELIGIBILITY</w:t>
            </w:r>
            <w:commentRangeEnd w:id="71"/>
            <w:r>
              <w:commentReference w:id="71"/>
            </w:r>
          </w:p>
        </w:tc>
      </w:tr>
      <w:tr w:rsidR="00F430DB" w14:paraId="4953C5AD"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4" w14:textId="77777777" w:rsidR="00F430DB" w:rsidRDefault="00F430DB">
            <w:pPr>
              <w:widowControl w:val="0"/>
              <w:pBdr>
                <w:top w:val="nil"/>
                <w:left w:val="nil"/>
                <w:bottom w:val="nil"/>
                <w:right w:val="nil"/>
                <w:between w:val="nil"/>
              </w:pBdr>
              <w:spacing w:after="0"/>
              <w:rPr>
                <w:b/>
              </w:rPr>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5" w14:textId="77777777" w:rsidR="00F430DB" w:rsidRDefault="001877EC">
            <w:pPr>
              <w:spacing w:after="0" w:line="240" w:lineRule="auto"/>
            </w:pPr>
            <w:r>
              <w:t>Have you lived in the United States continuously for at least 10 years?</w:t>
            </w:r>
          </w:p>
        </w:tc>
        <w:tc>
          <w:tcPr>
            <w:tcW w:w="1782" w:type="dxa"/>
            <w:tcBorders>
              <w:top w:val="single" w:sz="4" w:space="0" w:color="000000"/>
              <w:left w:val="single" w:sz="4" w:space="0" w:color="000000"/>
              <w:right w:val="single" w:sz="4" w:space="0" w:color="000000"/>
            </w:tcBorders>
            <w:shd w:val="clear" w:color="auto" w:fill="auto"/>
            <w:vAlign w:val="center"/>
          </w:tcPr>
          <w:p w14:paraId="000002C6" w14:textId="4447EF9C" w:rsidR="00F430DB" w:rsidRDefault="00B50CBF" w:rsidP="00B50CBF">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w:t>
            </w:r>
            <w:proofErr w:type="spellStart"/>
            <w:r w:rsidRPr="00B50CBF">
              <w:t>nonlpr_signpost</w:t>
            </w:r>
            <w:proofErr w:type="spellEnd"/>
            <w:r w:rsidRPr="00B50CBF">
              <w:t xml:space="preserve">) }} YES  {{ </w:t>
            </w:r>
            <w:proofErr w:type="spellStart"/>
            <w:r w:rsidRPr="00B50CBF">
              <w:t>output_checkbox</w:t>
            </w:r>
            <w:proofErr w:type="spellEnd"/>
            <w:r w:rsidRPr="00B50CBF">
              <w:t>(not users[</w:t>
            </w:r>
            <w:proofErr w:type="spellStart"/>
            <w:r w:rsidRPr="00B50CBF">
              <w:t>i</w:t>
            </w:r>
            <w:proofErr w:type="spellEnd"/>
            <w:r w:rsidRPr="00B50CBF">
              <w:t>].</w:t>
            </w:r>
            <w:proofErr w:type="spellStart"/>
            <w:r w:rsidRPr="00B50CBF">
              <w:t>nonlpr_signpost</w:t>
            </w:r>
            <w:proofErr w:type="spellEnd"/>
            <w:r w:rsidRPr="00B50CBF">
              <w:t>) }} NO</w:t>
            </w:r>
          </w:p>
        </w:tc>
      </w:tr>
      <w:tr w:rsidR="00F430DB" w14:paraId="2DD34960"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7"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8" w14:textId="77777777" w:rsidR="00F430DB" w:rsidRDefault="001877EC">
            <w:pPr>
              <w:spacing w:line="240" w:lineRule="auto"/>
            </w:pPr>
            <w:r>
              <w:t>Have you been issued a Notice to Appear (NTA)?</w:t>
            </w:r>
          </w:p>
        </w:tc>
        <w:tc>
          <w:tcPr>
            <w:tcW w:w="1782" w:type="dxa"/>
            <w:tcBorders>
              <w:top w:val="single" w:sz="4" w:space="0" w:color="000000"/>
              <w:left w:val="single" w:sz="4" w:space="0" w:color="000000"/>
              <w:right w:val="single" w:sz="4" w:space="0" w:color="000000"/>
            </w:tcBorders>
            <w:shd w:val="clear" w:color="auto" w:fill="auto"/>
            <w:vAlign w:val="center"/>
          </w:tcPr>
          <w:p w14:paraId="000002C9" w14:textId="6436CD46" w:rsidR="00F430DB" w:rsidRDefault="00B50CBF" w:rsidP="00D808A2">
            <w:pPr>
              <w:spacing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].nonlpr_8a_yes) }} YES  {{ </w:t>
            </w:r>
            <w:proofErr w:type="spellStart"/>
            <w:r w:rsidRPr="00B50CBF">
              <w:t>output_checkbox</w:t>
            </w:r>
            <w:proofErr w:type="spellEnd"/>
            <w:r w:rsidRPr="00B50CBF">
              <w:t xml:space="preserve">(not </w:t>
            </w:r>
            <w:r w:rsidRPr="00B50CBF">
              <w:lastRenderedPageBreak/>
              <w:t>users[</w:t>
            </w:r>
            <w:proofErr w:type="spellStart"/>
            <w:r w:rsidRPr="00B50CBF">
              <w:t>i</w:t>
            </w:r>
            <w:proofErr w:type="spellEnd"/>
            <w:r w:rsidRPr="00B50CBF">
              <w:t>].nonlpr_8a_yes) }} NO</w:t>
            </w:r>
          </w:p>
        </w:tc>
      </w:tr>
      <w:tr w:rsidR="00F430DB" w14:paraId="1DB2C550"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A"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B" w14:textId="77777777" w:rsidR="00F430DB" w:rsidRDefault="001877EC">
            <w:pPr>
              <w:tabs>
                <w:tab w:val="left" w:pos="1182"/>
              </w:tabs>
              <w:spacing w:after="0" w:line="240" w:lineRule="auto"/>
            </w:pPr>
            <w:r>
              <w:t>Have you ever been convicted of a crime? If so, please list all convictions below, even if you received diversion, expungement, or post-conviction relief.</w:t>
            </w:r>
          </w:p>
        </w:tc>
        <w:tc>
          <w:tcPr>
            <w:tcW w:w="1782" w:type="dxa"/>
            <w:tcBorders>
              <w:top w:val="single" w:sz="4" w:space="0" w:color="000000"/>
              <w:left w:val="single" w:sz="4" w:space="0" w:color="000000"/>
              <w:right w:val="single" w:sz="4" w:space="0" w:color="000000"/>
            </w:tcBorders>
            <w:shd w:val="clear" w:color="auto" w:fill="auto"/>
            <w:vAlign w:val="center"/>
          </w:tcPr>
          <w:p w14:paraId="000002CC" w14:textId="63022448"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].nonlpr_8b_yes) }} YES  {{ </w:t>
            </w:r>
            <w:proofErr w:type="spellStart"/>
            <w:r w:rsidRPr="00B50CBF">
              <w:t>output_checkbox</w:t>
            </w:r>
            <w:proofErr w:type="spellEnd"/>
            <w:r w:rsidRPr="00B50CBF">
              <w:t>(not users[</w:t>
            </w:r>
            <w:proofErr w:type="spellStart"/>
            <w:r w:rsidRPr="00B50CBF">
              <w:t>i</w:t>
            </w:r>
            <w:proofErr w:type="spellEnd"/>
            <w:r w:rsidRPr="00B50CBF">
              <w:t>].nonlpr_8b_yes) }} NO</w:t>
            </w:r>
          </w:p>
        </w:tc>
      </w:tr>
      <w:tr w:rsidR="00F430DB" w14:paraId="6E4854F1"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CD"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CE" w14:textId="77777777" w:rsidR="00F430DB" w:rsidRDefault="001877EC">
            <w:pPr>
              <w:tabs>
                <w:tab w:val="left" w:pos="965"/>
              </w:tabs>
              <w:spacing w:after="0" w:line="240" w:lineRule="auto"/>
            </w:pPr>
            <w:r>
              <w:t>Do you have a spouse, child (under 21), or parent (including a stepparent) who is a U.S. citizen or lawful permanent resident (LPR)?</w:t>
            </w:r>
          </w:p>
        </w:tc>
        <w:tc>
          <w:tcPr>
            <w:tcW w:w="1782" w:type="dxa"/>
            <w:tcBorders>
              <w:top w:val="single" w:sz="4" w:space="0" w:color="000000"/>
              <w:left w:val="single" w:sz="4" w:space="0" w:color="000000"/>
              <w:right w:val="single" w:sz="4" w:space="0" w:color="000000"/>
            </w:tcBorders>
            <w:shd w:val="clear" w:color="auto" w:fill="auto"/>
            <w:vAlign w:val="center"/>
          </w:tcPr>
          <w:p w14:paraId="000002CF" w14:textId="2AB7AA04"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].nonlpr_8c_yes) }} YES  {{ </w:t>
            </w:r>
            <w:proofErr w:type="spellStart"/>
            <w:r w:rsidRPr="00B50CBF">
              <w:t>output_checkbox</w:t>
            </w:r>
            <w:proofErr w:type="spellEnd"/>
            <w:r w:rsidRPr="00B50CBF">
              <w:t>(not users[</w:t>
            </w:r>
            <w:proofErr w:type="spellStart"/>
            <w:r w:rsidRPr="00B50CBF">
              <w:t>i</w:t>
            </w:r>
            <w:proofErr w:type="spellEnd"/>
            <w:r w:rsidRPr="00B50CBF">
              <w:t>].nonlpr_8c_yes) }} NO</w:t>
            </w:r>
          </w:p>
        </w:tc>
      </w:tr>
      <w:tr w:rsidR="00F430DB" w14:paraId="67EF9B4F"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D0"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D1" w14:textId="77777777" w:rsidR="00F430DB" w:rsidRDefault="001877EC">
            <w:pPr>
              <w:spacing w:after="0" w:line="240" w:lineRule="auto"/>
            </w:pPr>
            <w:r>
              <w:t>If you were to be deported, would your U.S. citizen or LPR spouse, child(ren), or parent(s) remain in the United States or go with you?</w:t>
            </w:r>
          </w:p>
        </w:tc>
        <w:tc>
          <w:tcPr>
            <w:tcW w:w="1782" w:type="dxa"/>
            <w:tcBorders>
              <w:top w:val="single" w:sz="4" w:space="0" w:color="000000"/>
              <w:left w:val="single" w:sz="4" w:space="0" w:color="000000"/>
              <w:right w:val="single" w:sz="4" w:space="0" w:color="000000"/>
            </w:tcBorders>
            <w:shd w:val="clear" w:color="auto" w:fill="auto"/>
            <w:vAlign w:val="center"/>
          </w:tcPr>
          <w:p w14:paraId="000002D2" w14:textId="70B43BD3"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].nonlpr_8d_yes) }} YES  {{ </w:t>
            </w:r>
            <w:proofErr w:type="spellStart"/>
            <w:r w:rsidRPr="00B50CBF">
              <w:t>output_checkbox</w:t>
            </w:r>
            <w:proofErr w:type="spellEnd"/>
            <w:r w:rsidRPr="00B50CBF">
              <w:t>(not users[</w:t>
            </w:r>
            <w:proofErr w:type="spellStart"/>
            <w:r w:rsidRPr="00B50CBF">
              <w:t>i</w:t>
            </w:r>
            <w:proofErr w:type="spellEnd"/>
            <w:r w:rsidRPr="00B50CBF">
              <w:t>].nonlpr_8d_yes) }} NO</w:t>
            </w:r>
          </w:p>
        </w:tc>
      </w:tr>
      <w:tr w:rsidR="00F430DB" w14:paraId="6E2605FB"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D3" w14:textId="77777777" w:rsidR="00F430DB" w:rsidRDefault="00F430DB">
            <w:pPr>
              <w:widowControl w:val="0"/>
              <w:pBdr>
                <w:top w:val="nil"/>
                <w:left w:val="nil"/>
                <w:bottom w:val="nil"/>
                <w:right w:val="nil"/>
                <w:between w:val="nil"/>
              </w:pBdr>
              <w:spacing w:after="0"/>
            </w:pPr>
          </w:p>
        </w:tc>
        <w:tc>
          <w:tcPr>
            <w:tcW w:w="87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D4" w14:textId="77777777" w:rsidR="00F430DB" w:rsidRDefault="001877EC">
            <w:pPr>
              <w:spacing w:after="0" w:line="240" w:lineRule="auto"/>
            </w:pPr>
            <w:r>
              <w:rPr>
                <w:color w:val="1D1C1D"/>
              </w:rPr>
              <w:t xml:space="preserve">Do your </w:t>
            </w:r>
            <w:r>
              <w:t>U.S. citizen or LPR spouse, child(ren), or parent(s) have medical conditions, special needs, circumstances in home country, family and community ties, or any other factors that would cause them “exceptional and extremely unusual hardship” if you were to be deported? If yes, please describe below.</w:t>
            </w:r>
          </w:p>
        </w:tc>
        <w:tc>
          <w:tcPr>
            <w:tcW w:w="1782" w:type="dxa"/>
            <w:tcBorders>
              <w:top w:val="single" w:sz="4" w:space="0" w:color="000000"/>
              <w:left w:val="single" w:sz="4" w:space="0" w:color="000000"/>
              <w:right w:val="single" w:sz="4" w:space="0" w:color="000000"/>
            </w:tcBorders>
            <w:shd w:val="clear" w:color="auto" w:fill="auto"/>
            <w:vAlign w:val="center"/>
          </w:tcPr>
          <w:p w14:paraId="000002D5" w14:textId="4D6805E9" w:rsidR="00F430DB" w:rsidRDefault="00B50CBF" w:rsidP="00D808A2">
            <w:pPr>
              <w:spacing w:after="0" w:line="240" w:lineRule="auto"/>
              <w:jc w:val="center"/>
            </w:pPr>
            <w:proofErr w:type="gramStart"/>
            <w:r w:rsidRPr="00B50CBF">
              <w:t xml:space="preserve">{{ </w:t>
            </w:r>
            <w:proofErr w:type="spellStart"/>
            <w:r w:rsidRPr="00B50CBF">
              <w:t>output</w:t>
            </w:r>
            <w:proofErr w:type="gramEnd"/>
            <w:r w:rsidRPr="00B50CBF">
              <w:t>_checkbox</w:t>
            </w:r>
            <w:proofErr w:type="spellEnd"/>
            <w:r w:rsidRPr="00B50CBF">
              <w:t>(users[</w:t>
            </w:r>
            <w:proofErr w:type="spellStart"/>
            <w:r w:rsidRPr="00B50CBF">
              <w:t>i</w:t>
            </w:r>
            <w:proofErr w:type="spellEnd"/>
            <w:r w:rsidRPr="00B50CBF">
              <w:t xml:space="preserve">].nonlpr_8e_yes) }} YES  {{ </w:t>
            </w:r>
            <w:proofErr w:type="spellStart"/>
            <w:r w:rsidRPr="00B50CBF">
              <w:t>output_checkbox</w:t>
            </w:r>
            <w:proofErr w:type="spellEnd"/>
            <w:r w:rsidRPr="00B50CBF">
              <w:t>(not users[</w:t>
            </w:r>
            <w:proofErr w:type="spellStart"/>
            <w:r w:rsidRPr="00B50CBF">
              <w:t>i</w:t>
            </w:r>
            <w:proofErr w:type="spellEnd"/>
            <w:r w:rsidRPr="00B50CBF">
              <w:t>].nonlpr_8e_yes) }} NO</w:t>
            </w:r>
          </w:p>
        </w:tc>
      </w:tr>
      <w:tr w:rsidR="00F430DB" w14:paraId="43C057AF" w14:textId="77777777">
        <w:trPr>
          <w:trHeight w:val="300"/>
        </w:trPr>
        <w:tc>
          <w:tcPr>
            <w:tcW w:w="480" w:type="dxa"/>
            <w:vMerge/>
            <w:tcBorders>
              <w:top w:val="single" w:sz="4" w:space="0" w:color="000000"/>
              <w:left w:val="single" w:sz="4" w:space="0" w:color="000000"/>
              <w:right w:val="single" w:sz="4" w:space="0" w:color="000000"/>
            </w:tcBorders>
            <w:shd w:val="clear" w:color="auto" w:fill="DEEBF6"/>
            <w:vAlign w:val="center"/>
          </w:tcPr>
          <w:p w14:paraId="000002D6" w14:textId="77777777" w:rsidR="00F430DB" w:rsidRDefault="00F430DB">
            <w:pPr>
              <w:widowControl w:val="0"/>
              <w:pBdr>
                <w:top w:val="nil"/>
                <w:left w:val="nil"/>
                <w:bottom w:val="nil"/>
                <w:right w:val="nil"/>
                <w:between w:val="nil"/>
              </w:pBdr>
              <w:spacing w:after="0"/>
            </w:pPr>
          </w:p>
        </w:tc>
        <w:tc>
          <w:tcPr>
            <w:tcW w:w="1054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7" w14:textId="77777777" w:rsidR="00F430DB" w:rsidRDefault="001877EC">
            <w:pPr>
              <w:spacing w:after="0" w:line="240" w:lineRule="auto"/>
              <w:rPr>
                <w:b/>
              </w:rPr>
            </w:pPr>
            <w:r>
              <w:rPr>
                <w:b/>
              </w:rPr>
              <w:t>NOTES:</w:t>
            </w:r>
          </w:p>
          <w:p w14:paraId="549F3693" w14:textId="77777777" w:rsidR="00B50CBF" w:rsidRPr="00B50CBF" w:rsidRDefault="00B50CBF" w:rsidP="00B50CBF">
            <w:pPr>
              <w:spacing w:after="0" w:line="240" w:lineRule="auto"/>
              <w:rPr>
                <w:bCs/>
              </w:rPr>
            </w:pPr>
            <w:proofErr w:type="gramStart"/>
            <w:r w:rsidRPr="00B50CBF">
              <w:rPr>
                <w:bCs/>
              </w:rPr>
              <w:t>{{ users</w:t>
            </w:r>
            <w:proofErr w:type="gramEnd"/>
            <w:r w:rsidRPr="00B50CBF">
              <w:rPr>
                <w:bCs/>
              </w:rPr>
              <w:t>[</w:t>
            </w:r>
            <w:proofErr w:type="spellStart"/>
            <w:r w:rsidRPr="00B50CBF">
              <w:rPr>
                <w:bCs/>
              </w:rPr>
              <w:t>i</w:t>
            </w:r>
            <w:proofErr w:type="spellEnd"/>
            <w:r w:rsidRPr="00B50CBF">
              <w:rPr>
                <w:bCs/>
              </w:rPr>
              <w:t>].nonlpr_8a_details }} {{ users[</w:t>
            </w:r>
            <w:proofErr w:type="spellStart"/>
            <w:r w:rsidRPr="00B50CBF">
              <w:rPr>
                <w:bCs/>
              </w:rPr>
              <w:t>i</w:t>
            </w:r>
            <w:proofErr w:type="spellEnd"/>
            <w:r w:rsidRPr="00B50CBF">
              <w:rPr>
                <w:bCs/>
              </w:rPr>
              <w:t>].nonlpr_8b_details }} {{ users[</w:t>
            </w:r>
            <w:proofErr w:type="spellStart"/>
            <w:r w:rsidRPr="00B50CBF">
              <w:rPr>
                <w:bCs/>
              </w:rPr>
              <w:t>i</w:t>
            </w:r>
            <w:proofErr w:type="spellEnd"/>
            <w:r w:rsidRPr="00B50CBF">
              <w:rPr>
                <w:bCs/>
              </w:rPr>
              <w:t>].nonlpr_8c_details }} {{ users[</w:t>
            </w:r>
            <w:proofErr w:type="spellStart"/>
            <w:r w:rsidRPr="00B50CBF">
              <w:rPr>
                <w:bCs/>
              </w:rPr>
              <w:t>i</w:t>
            </w:r>
            <w:proofErr w:type="spellEnd"/>
            <w:r w:rsidRPr="00B50CBF">
              <w:rPr>
                <w:bCs/>
              </w:rPr>
              <w:t>].nonlpr_8d_details }} {{ users[</w:t>
            </w:r>
            <w:proofErr w:type="spellStart"/>
            <w:r w:rsidRPr="00B50CBF">
              <w:rPr>
                <w:bCs/>
              </w:rPr>
              <w:t>i</w:t>
            </w:r>
            <w:proofErr w:type="spellEnd"/>
            <w:r w:rsidRPr="00B50CBF">
              <w:rPr>
                <w:bCs/>
              </w:rPr>
              <w:t>].nonlpr_8e_details }}</w:t>
            </w:r>
          </w:p>
          <w:p w14:paraId="000002D9" w14:textId="77777777" w:rsidR="00F430DB" w:rsidRDefault="00F430DB">
            <w:pPr>
              <w:spacing w:after="0" w:line="240" w:lineRule="auto"/>
              <w:rPr>
                <w:b/>
              </w:rPr>
            </w:pPr>
          </w:p>
          <w:p w14:paraId="000002DA" w14:textId="77777777" w:rsidR="00F430DB" w:rsidRDefault="00F430DB">
            <w:pPr>
              <w:spacing w:after="0" w:line="240" w:lineRule="auto"/>
            </w:pPr>
          </w:p>
        </w:tc>
      </w:tr>
    </w:tbl>
    <w:p w14:paraId="000002DC" w14:textId="77777777" w:rsidR="00F430DB" w:rsidRDefault="00F430DB">
      <w:pPr>
        <w:spacing w:after="0" w:line="240" w:lineRule="auto"/>
        <w:jc w:val="both"/>
      </w:pPr>
    </w:p>
    <w:tbl>
      <w:tblPr>
        <w:tblStyle w:val="4"/>
        <w:tblW w:w="1143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9090"/>
        <w:gridCol w:w="1890"/>
      </w:tblGrid>
      <w:tr w:rsidR="00F430DB" w14:paraId="44F0A4D3" w14:textId="77777777">
        <w:trPr>
          <w:trHeight w:val="300"/>
        </w:trPr>
        <w:tc>
          <w:tcPr>
            <w:tcW w:w="450" w:type="dxa"/>
            <w:vMerge w:val="restart"/>
            <w:tcBorders>
              <w:top w:val="single" w:sz="4" w:space="0" w:color="000000"/>
              <w:left w:val="single" w:sz="4" w:space="0" w:color="000000"/>
              <w:right w:val="single" w:sz="4" w:space="0" w:color="000000"/>
            </w:tcBorders>
            <w:shd w:val="clear" w:color="auto" w:fill="DEEBF6"/>
            <w:vAlign w:val="center"/>
          </w:tcPr>
          <w:p w14:paraId="000002DD" w14:textId="77777777" w:rsidR="00F430DB" w:rsidRDefault="00F430DB">
            <w:pPr>
              <w:spacing w:line="240" w:lineRule="auto"/>
              <w:jc w:val="right"/>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DE" w14:textId="77777777" w:rsidR="00F430DB" w:rsidRDefault="001877EC">
            <w:pPr>
              <w:spacing w:after="80" w:line="240" w:lineRule="auto"/>
              <w:jc w:val="center"/>
              <w:rPr>
                <w:b/>
                <w:sz w:val="18"/>
                <w:szCs w:val="18"/>
              </w:rPr>
            </w:pPr>
            <w:r>
              <w:rPr>
                <w:b/>
              </w:rPr>
              <w:t>ASYLUM ELIGIBILITY</w:t>
            </w:r>
          </w:p>
        </w:tc>
      </w:tr>
      <w:tr w:rsidR="00F430DB" w14:paraId="332DD11D"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2E0" w14:textId="77777777" w:rsidR="00F430DB" w:rsidRDefault="00F430DB">
            <w:pPr>
              <w:widowControl w:val="0"/>
              <w:pBdr>
                <w:top w:val="nil"/>
                <w:left w:val="nil"/>
                <w:bottom w:val="nil"/>
                <w:right w:val="nil"/>
                <w:between w:val="nil"/>
              </w:pBdr>
              <w:spacing w:after="0"/>
              <w:rPr>
                <w:b/>
                <w:sz w:val="18"/>
                <w:szCs w:val="18"/>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1" w14:textId="77777777" w:rsidR="00F430DB" w:rsidRDefault="001877EC">
            <w:pPr>
              <w:spacing w:after="0" w:line="240" w:lineRule="auto"/>
            </w:pPr>
            <w:r>
              <w:t xml:space="preserve">Have you ever filed an asylum application?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2" w14:textId="5FB86F88"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asylum_application</w:t>
            </w:r>
            <w:proofErr w:type="spellEnd"/>
            <w:r w:rsidRPr="00D808A2">
              <w:t xml:space="preserve">) }} </w:t>
            </w:r>
            <w:r w:rsidRPr="00D808A2">
              <w:lastRenderedPageBreak/>
              <w:t xml:space="preserve">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asylum_application</w:t>
            </w:r>
            <w:proofErr w:type="spellEnd"/>
            <w:r w:rsidRPr="00D808A2">
              <w:t>) }} NO</w:t>
            </w:r>
          </w:p>
        </w:tc>
      </w:tr>
      <w:tr w:rsidR="00F430DB" w14:paraId="26F8FEF8"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2E3"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4" w14:textId="1A8AC5F5" w:rsidR="00F430DB" w:rsidRDefault="001877EC">
            <w:pPr>
              <w:spacing w:line="240" w:lineRule="auto"/>
            </w:pPr>
            <w:r>
              <w:t xml:space="preserve">If so, did anyone help you prepare your application? </w:t>
            </w:r>
            <w:r w:rsidR="00D808A2">
              <w:br/>
            </w:r>
            <w:r>
              <w:t xml:space="preserve">Where did you apply? </w:t>
            </w:r>
            <w:proofErr w:type="gramStart"/>
            <w:r w:rsidR="00D808A2" w:rsidRPr="00D808A2">
              <w:t>{{ users</w:t>
            </w:r>
            <w:proofErr w:type="gramEnd"/>
            <w:r w:rsidR="00D808A2" w:rsidRPr="00D808A2">
              <w:t>[</w:t>
            </w:r>
            <w:proofErr w:type="spellStart"/>
            <w:r w:rsidR="00D808A2" w:rsidRPr="00D808A2">
              <w:t>i</w:t>
            </w:r>
            <w:proofErr w:type="spellEnd"/>
            <w:r w:rsidR="00D808A2" w:rsidRPr="00D808A2">
              <w:t>].</w:t>
            </w:r>
            <w:proofErr w:type="spellStart"/>
            <w:r w:rsidR="00D808A2" w:rsidRPr="00D808A2">
              <w:t>asylum_application_location</w:t>
            </w:r>
            <w:proofErr w:type="spellEnd"/>
            <w:r w:rsidR="00D808A2" w:rsidRPr="00D808A2">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5" w14:textId="1C76ECBD" w:rsidR="00F430DB" w:rsidRDefault="001877EC">
            <w:pPr>
              <w:spacing w:line="240" w:lineRule="auto"/>
            </w:pPr>
            <w:r>
              <w:t xml:space="preserve">    </w:t>
            </w:r>
            <w:proofErr w:type="gramStart"/>
            <w:r w:rsidR="00D808A2" w:rsidRPr="00D808A2">
              <w:t xml:space="preserve">{{ </w:t>
            </w:r>
            <w:proofErr w:type="spellStart"/>
            <w:r w:rsidR="00D808A2" w:rsidRPr="00D808A2">
              <w:t>output</w:t>
            </w:r>
            <w:proofErr w:type="gramEnd"/>
            <w:r w:rsidR="00D808A2" w:rsidRPr="00D808A2">
              <w:t>_checkbox</w:t>
            </w:r>
            <w:proofErr w:type="spellEnd"/>
            <w:r w:rsidR="00D808A2" w:rsidRPr="00D808A2">
              <w:t>(users[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xml:space="preserve">) }} YES  {{ </w:t>
            </w:r>
            <w:proofErr w:type="spellStart"/>
            <w:r w:rsidR="00D808A2" w:rsidRPr="00D808A2">
              <w:t>output_checkbox</w:t>
            </w:r>
            <w:proofErr w:type="spellEnd"/>
            <w:r w:rsidR="00D808A2" w:rsidRPr="00D808A2">
              <w:t>(not users[</w:t>
            </w:r>
            <w:proofErr w:type="spellStart"/>
            <w:r w:rsidR="00D808A2" w:rsidRPr="00D808A2">
              <w:t>i</w:t>
            </w:r>
            <w:proofErr w:type="spellEnd"/>
            <w:r w:rsidR="00D808A2" w:rsidRPr="00D808A2">
              <w:t>].</w:t>
            </w:r>
            <w:proofErr w:type="spellStart"/>
            <w:r w:rsidR="00D808A2" w:rsidRPr="00D808A2">
              <w:t>asylum_application_prep</w:t>
            </w:r>
            <w:proofErr w:type="spellEnd"/>
            <w:r w:rsidR="00D808A2" w:rsidRPr="00D808A2">
              <w:t>) }} NO</w:t>
            </w:r>
          </w:p>
        </w:tc>
      </w:tr>
      <w:tr w:rsidR="00F430DB" w14:paraId="00994045"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2E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7" w14:textId="77777777" w:rsidR="00F430DB" w:rsidRDefault="001877EC">
            <w:pPr>
              <w:spacing w:after="0" w:line="240" w:lineRule="auto"/>
              <w:rPr>
                <w:sz w:val="20"/>
                <w:szCs w:val="20"/>
              </w:rPr>
            </w:pPr>
            <w:r>
              <w:rPr>
                <w:sz w:val="20"/>
                <w:szCs w:val="20"/>
              </w:rPr>
              <w:t>Have you ever been interviewed in relation to your asylum application?</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8" w14:textId="203CA16C"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asylum_application</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asylum_application</w:t>
            </w:r>
            <w:proofErr w:type="spellEnd"/>
            <w:r w:rsidRPr="00D808A2">
              <w:t>) }} NO</w:t>
            </w:r>
          </w:p>
        </w:tc>
      </w:tr>
      <w:tr w:rsidR="00F430DB" w14:paraId="08A3BB87"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2E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A" w14:textId="77777777" w:rsidR="00F430DB" w:rsidRDefault="001877EC">
            <w:pPr>
              <w:spacing w:after="0" w:line="240" w:lineRule="auto"/>
              <w:rPr>
                <w:sz w:val="20"/>
                <w:szCs w:val="20"/>
              </w:rPr>
            </w:pPr>
            <w:r>
              <w:rPr>
                <w:sz w:val="20"/>
                <w:szCs w:val="20"/>
              </w:rPr>
              <w:t xml:space="preserve">Have you ever been told to appear in immigration court?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EB" w14:textId="4103BE37"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asylum_appear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asylum_appear</w:t>
            </w:r>
            <w:proofErr w:type="spellEnd"/>
            <w:r w:rsidRPr="00D808A2">
              <w:t>) }} NO</w:t>
            </w:r>
          </w:p>
        </w:tc>
      </w:tr>
      <w:tr w:rsidR="00F430DB" w14:paraId="0C5DE7CA"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2E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ED" w14:textId="609657D0" w:rsidR="00F430DB" w:rsidRPr="00D808A2" w:rsidRDefault="001877EC">
            <w:pPr>
              <w:spacing w:after="0" w:line="240" w:lineRule="auto"/>
              <w:rPr>
                <w:sz w:val="20"/>
                <w:szCs w:val="20"/>
              </w:rPr>
            </w:pPr>
            <w:r>
              <w:rPr>
                <w:sz w:val="20"/>
                <w:szCs w:val="20"/>
              </w:rPr>
              <w:t xml:space="preserve">Date of departure from country of origin: </w:t>
            </w:r>
            <w:proofErr w:type="gramStart"/>
            <w:r w:rsidR="00D808A2" w:rsidRPr="00D808A2">
              <w:rPr>
                <w:sz w:val="20"/>
                <w:szCs w:val="20"/>
              </w:rPr>
              <w:t>{{ users</w:t>
            </w:r>
            <w:proofErr w:type="gramEnd"/>
            <w:r w:rsidR="00D808A2" w:rsidRPr="00D808A2">
              <w:rPr>
                <w:sz w:val="20"/>
                <w:szCs w:val="20"/>
              </w:rPr>
              <w:t>[</w:t>
            </w:r>
            <w:proofErr w:type="spellStart"/>
            <w:r w:rsidR="00D808A2" w:rsidRPr="00D808A2">
              <w:rPr>
                <w:sz w:val="20"/>
                <w:szCs w:val="20"/>
              </w:rPr>
              <w:t>i</w:t>
            </w:r>
            <w:proofErr w:type="spellEnd"/>
            <w:r w:rsidR="00D808A2" w:rsidRPr="00D808A2">
              <w:rPr>
                <w:sz w:val="20"/>
                <w:szCs w:val="20"/>
              </w:rPr>
              <w:t>].</w:t>
            </w:r>
            <w:proofErr w:type="spellStart"/>
            <w:r w:rsidR="00D808A2" w:rsidRPr="00D808A2">
              <w:rPr>
                <w:sz w:val="20"/>
                <w:szCs w:val="20"/>
              </w:rPr>
              <w:t>asylum_departure_date.format</w:t>
            </w:r>
            <w:proofErr w:type="spellEnd"/>
            <w:r w:rsidR="00D808A2" w:rsidRPr="00D808A2">
              <w:rPr>
                <w:sz w:val="20"/>
                <w:szCs w:val="20"/>
              </w:rPr>
              <w:t>('MM/dd/</w:t>
            </w:r>
            <w:proofErr w:type="spellStart"/>
            <w:r w:rsidR="00D808A2" w:rsidRPr="00D808A2">
              <w:rPr>
                <w:sz w:val="20"/>
                <w:szCs w:val="20"/>
              </w:rPr>
              <w:t>yyyy</w:t>
            </w:r>
            <w:proofErr w:type="spellEnd"/>
            <w:r w:rsidR="00D808A2" w:rsidRPr="00D808A2">
              <w:rPr>
                <w:sz w:val="20"/>
                <w:szCs w:val="20"/>
              </w:rPr>
              <w:t>') }}</w:t>
            </w:r>
          </w:p>
        </w:tc>
      </w:tr>
      <w:tr w:rsidR="00F430DB" w14:paraId="0991D746"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2E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0" w14:textId="77777777" w:rsidR="00F430DB" w:rsidRDefault="001877EC">
            <w:pPr>
              <w:spacing w:after="0" w:line="240" w:lineRule="auto"/>
              <w:jc w:val="center"/>
              <w:rPr>
                <w:b/>
                <w:sz w:val="20"/>
                <w:szCs w:val="20"/>
              </w:rPr>
            </w:pPr>
            <w:r>
              <w:rPr>
                <w:b/>
                <w:sz w:val="20"/>
                <w:szCs w:val="20"/>
              </w:rPr>
              <w:t>GENERAL FEAR</w:t>
            </w:r>
          </w:p>
        </w:tc>
      </w:tr>
      <w:tr w:rsidR="00F430DB" w14:paraId="152D8F79" w14:textId="77777777">
        <w:trPr>
          <w:trHeight w:val="251"/>
        </w:trPr>
        <w:tc>
          <w:tcPr>
            <w:tcW w:w="450" w:type="dxa"/>
            <w:vMerge/>
            <w:tcBorders>
              <w:top w:val="single" w:sz="4" w:space="0" w:color="000000"/>
              <w:left w:val="single" w:sz="4" w:space="0" w:color="000000"/>
              <w:right w:val="single" w:sz="4" w:space="0" w:color="000000"/>
            </w:tcBorders>
            <w:shd w:val="clear" w:color="auto" w:fill="DEEBF6"/>
            <w:vAlign w:val="center"/>
          </w:tcPr>
          <w:p w14:paraId="000002F2" w14:textId="77777777" w:rsidR="00F430DB" w:rsidRDefault="00F430DB">
            <w:pPr>
              <w:widowControl w:val="0"/>
              <w:pBdr>
                <w:top w:val="nil"/>
                <w:left w:val="nil"/>
                <w:bottom w:val="nil"/>
                <w:right w:val="nil"/>
                <w:between w:val="nil"/>
              </w:pBdr>
              <w:spacing w:after="0"/>
              <w:rPr>
                <w:b/>
                <w:sz w:val="20"/>
                <w:szCs w:val="20"/>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3" w14:textId="77777777" w:rsidR="00F430DB" w:rsidRDefault="001877EC">
            <w:pPr>
              <w:spacing w:after="0" w:line="240" w:lineRule="auto"/>
            </w:pPr>
            <w:r>
              <w:t>Are you afraid of being hurt if you return to your native country?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4" w14:textId="7B3E8943" w:rsidR="00F430DB" w:rsidRDefault="00D808A2" w:rsidP="00D808A2">
            <w:pPr>
              <w:spacing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general_fear</w:t>
            </w:r>
            <w:proofErr w:type="spellEnd"/>
            <w:r w:rsidRPr="00D808A2">
              <w:t>) }} NO</w:t>
            </w:r>
          </w:p>
        </w:tc>
      </w:tr>
      <w:tr w:rsidR="00F430DB" w14:paraId="62176E05" w14:textId="77777777">
        <w:trPr>
          <w:trHeight w:val="386"/>
        </w:trPr>
        <w:tc>
          <w:tcPr>
            <w:tcW w:w="450" w:type="dxa"/>
            <w:vMerge/>
            <w:tcBorders>
              <w:top w:val="single" w:sz="4" w:space="0" w:color="000000"/>
              <w:left w:val="single" w:sz="4" w:space="0" w:color="000000"/>
              <w:right w:val="single" w:sz="4" w:space="0" w:color="000000"/>
            </w:tcBorders>
            <w:shd w:val="clear" w:color="auto" w:fill="DEEBF6"/>
            <w:vAlign w:val="center"/>
          </w:tcPr>
          <w:p w14:paraId="000002F5"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6" w14:textId="77777777" w:rsidR="00F430DB" w:rsidRDefault="001877EC">
            <w:pPr>
              <w:spacing w:after="0" w:line="240" w:lineRule="auto"/>
            </w:pPr>
            <w:r>
              <w:t>Did something happen to you (or a family member) in your home country that forced you to leave?</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F7" w14:textId="585D1D5B"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general_fear_flee</w:t>
            </w:r>
            <w:proofErr w:type="spellEnd"/>
            <w:r w:rsidRPr="00D808A2">
              <w:t xml:space="preserve">) }} YES  {{ </w:t>
            </w:r>
            <w:proofErr w:type="spellStart"/>
            <w:r w:rsidRPr="00D808A2">
              <w:t>output_checkbox</w:t>
            </w:r>
            <w:proofErr w:type="spellEnd"/>
            <w:r w:rsidRPr="00D808A2">
              <w:t xml:space="preserve">(not </w:t>
            </w:r>
            <w:r w:rsidRPr="00D808A2">
              <w:lastRenderedPageBreak/>
              <w:t>users[</w:t>
            </w:r>
            <w:proofErr w:type="spellStart"/>
            <w:r w:rsidRPr="00D808A2">
              <w:t>i</w:t>
            </w:r>
            <w:proofErr w:type="spellEnd"/>
            <w:r w:rsidRPr="00D808A2">
              <w:t>].</w:t>
            </w:r>
            <w:proofErr w:type="spellStart"/>
            <w:r w:rsidRPr="00D808A2">
              <w:t>general_fear_flee</w:t>
            </w:r>
            <w:proofErr w:type="spellEnd"/>
            <w:r w:rsidRPr="00D808A2">
              <w:t>) }} NO</w:t>
            </w:r>
          </w:p>
        </w:tc>
      </w:tr>
      <w:tr w:rsidR="00F430DB" w14:paraId="37E498DF" w14:textId="77777777">
        <w:trPr>
          <w:trHeight w:val="170"/>
        </w:trPr>
        <w:tc>
          <w:tcPr>
            <w:tcW w:w="450" w:type="dxa"/>
            <w:vMerge/>
            <w:tcBorders>
              <w:top w:val="single" w:sz="4" w:space="0" w:color="000000"/>
              <w:left w:val="single" w:sz="4" w:space="0" w:color="000000"/>
              <w:right w:val="single" w:sz="4" w:space="0" w:color="000000"/>
            </w:tcBorders>
            <w:shd w:val="clear" w:color="auto" w:fill="DEEBF6"/>
            <w:vAlign w:val="center"/>
          </w:tcPr>
          <w:p w14:paraId="000002F8"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2F9" w14:textId="77777777" w:rsidR="00F430DB" w:rsidRDefault="001877EC">
            <w:pPr>
              <w:spacing w:after="0" w:line="240" w:lineRule="auto"/>
              <w:jc w:val="center"/>
              <w:rPr>
                <w:b/>
              </w:rPr>
            </w:pPr>
            <w:r>
              <w:rPr>
                <w:b/>
              </w:rPr>
              <w:t>PAST PERSECUTION</w:t>
            </w:r>
          </w:p>
        </w:tc>
      </w:tr>
      <w:tr w:rsidR="00F430DB" w14:paraId="57C981CB" w14:textId="77777777" w:rsidTr="00D808A2">
        <w:trPr>
          <w:trHeight w:val="1684"/>
        </w:trPr>
        <w:tc>
          <w:tcPr>
            <w:tcW w:w="450" w:type="dxa"/>
            <w:vMerge/>
            <w:tcBorders>
              <w:top w:val="single" w:sz="4" w:space="0" w:color="000000"/>
              <w:left w:val="single" w:sz="4" w:space="0" w:color="000000"/>
              <w:right w:val="single" w:sz="4" w:space="0" w:color="000000"/>
            </w:tcBorders>
            <w:shd w:val="clear" w:color="auto" w:fill="DEEBF6"/>
            <w:vAlign w:val="center"/>
          </w:tcPr>
          <w:p w14:paraId="000002FB"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2FC" w14:textId="77777777" w:rsidR="00F430DB" w:rsidRDefault="001877EC">
            <w:pPr>
              <w:spacing w:after="0" w:line="240" w:lineRule="auto"/>
            </w:pPr>
            <w:r>
              <w:t>What happened in your home country that made you leave? Details:</w:t>
            </w:r>
          </w:p>
          <w:p w14:paraId="52702874"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past_persecution</w:t>
            </w:r>
            <w:proofErr w:type="spellEnd"/>
            <w:r w:rsidRPr="00D808A2">
              <w:t xml:space="preserve"> }} </w:t>
            </w:r>
          </w:p>
          <w:p w14:paraId="00000304" w14:textId="77777777" w:rsidR="00F430DB" w:rsidRDefault="00F430DB">
            <w:pPr>
              <w:spacing w:after="0" w:line="240" w:lineRule="auto"/>
            </w:pPr>
          </w:p>
        </w:tc>
      </w:tr>
      <w:tr w:rsidR="00F430DB" w14:paraId="68854054" w14:textId="77777777">
        <w:trPr>
          <w:trHeight w:val="269"/>
        </w:trPr>
        <w:tc>
          <w:tcPr>
            <w:tcW w:w="450" w:type="dxa"/>
            <w:vMerge/>
            <w:tcBorders>
              <w:top w:val="single" w:sz="4" w:space="0" w:color="000000"/>
              <w:left w:val="single" w:sz="4" w:space="0" w:color="000000"/>
              <w:right w:val="single" w:sz="4" w:space="0" w:color="000000"/>
            </w:tcBorders>
            <w:shd w:val="clear" w:color="auto" w:fill="DEEBF6"/>
            <w:vAlign w:val="center"/>
          </w:tcPr>
          <w:p w14:paraId="0000030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07" w14:textId="77777777" w:rsidR="00F430DB" w:rsidRDefault="001877EC">
            <w:pPr>
              <w:spacing w:after="0" w:line="240" w:lineRule="auto"/>
              <w:jc w:val="center"/>
            </w:pPr>
            <w:r>
              <w:rPr>
                <w:b/>
              </w:rPr>
              <w:t>PROTECTED CHARACTERISTICS AND NEXUS</w:t>
            </w:r>
          </w:p>
        </w:tc>
      </w:tr>
      <w:tr w:rsidR="00F430DB" w14:paraId="448FC399" w14:textId="77777777" w:rsidTr="00D808A2">
        <w:trPr>
          <w:trHeight w:val="269"/>
        </w:trPr>
        <w:tc>
          <w:tcPr>
            <w:tcW w:w="450" w:type="dxa"/>
            <w:vMerge/>
            <w:tcBorders>
              <w:top w:val="single" w:sz="4" w:space="0" w:color="000000"/>
              <w:left w:val="single" w:sz="4" w:space="0" w:color="000000"/>
              <w:right w:val="single" w:sz="4" w:space="0" w:color="000000"/>
            </w:tcBorders>
            <w:shd w:val="clear" w:color="auto" w:fill="DEEBF6"/>
            <w:vAlign w:val="center"/>
          </w:tcPr>
          <w:p w14:paraId="00000309"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tcPr>
          <w:p w14:paraId="0000030A" w14:textId="77777777" w:rsidR="00F430DB" w:rsidRDefault="001877EC">
            <w:pPr>
              <w:spacing w:after="0" w:line="240" w:lineRule="auto"/>
            </w:pPr>
            <w:r>
              <w:t xml:space="preserve">Has someone hurt you in the past? </w:t>
            </w:r>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00030B" w14:textId="0C352033"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hurt_past</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hurt_past</w:t>
            </w:r>
            <w:proofErr w:type="spellEnd"/>
            <w:r w:rsidRPr="00D808A2">
              <w:t>) }} NO</w:t>
            </w:r>
          </w:p>
        </w:tc>
      </w:tr>
      <w:tr w:rsidR="00F430DB" w14:paraId="5A4FB01A" w14:textId="77777777" w:rsidTr="00D808A2">
        <w:trPr>
          <w:trHeight w:val="1830"/>
        </w:trPr>
        <w:tc>
          <w:tcPr>
            <w:tcW w:w="450" w:type="dxa"/>
            <w:vMerge/>
            <w:tcBorders>
              <w:top w:val="single" w:sz="4" w:space="0" w:color="000000"/>
              <w:left w:val="single" w:sz="4" w:space="0" w:color="000000"/>
              <w:right w:val="single" w:sz="4" w:space="0" w:color="000000"/>
            </w:tcBorders>
            <w:shd w:val="clear" w:color="auto" w:fill="DEEBF6"/>
            <w:vAlign w:val="center"/>
          </w:tcPr>
          <w:p w14:paraId="0000030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0D" w14:textId="77777777" w:rsidR="00F430DB" w:rsidRDefault="001877EC">
            <w:pPr>
              <w:spacing w:after="0" w:line="240" w:lineRule="auto"/>
            </w:pPr>
            <w:r>
              <w:t>Why do you think they hurt you? Details:</w:t>
            </w:r>
          </w:p>
          <w:p w14:paraId="24A3656A"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hurt_past_details</w:t>
            </w:r>
            <w:proofErr w:type="spellEnd"/>
            <w:r w:rsidRPr="00D808A2">
              <w:t xml:space="preserve"> }} </w:t>
            </w:r>
          </w:p>
          <w:p w14:paraId="00000311" w14:textId="77777777" w:rsidR="00F430DB" w:rsidRDefault="00F430DB">
            <w:pPr>
              <w:spacing w:after="0" w:line="240" w:lineRule="auto"/>
            </w:pPr>
          </w:p>
        </w:tc>
      </w:tr>
      <w:tr w:rsidR="00F430DB" w14:paraId="3E23C863" w14:textId="77777777">
        <w:trPr>
          <w:trHeight w:val="341"/>
        </w:trPr>
        <w:tc>
          <w:tcPr>
            <w:tcW w:w="450" w:type="dxa"/>
            <w:vMerge/>
            <w:tcBorders>
              <w:top w:val="single" w:sz="4" w:space="0" w:color="000000"/>
              <w:left w:val="single" w:sz="4" w:space="0" w:color="000000"/>
              <w:right w:val="single" w:sz="4" w:space="0" w:color="000000"/>
            </w:tcBorders>
            <w:shd w:val="clear" w:color="auto" w:fill="DEEBF6"/>
            <w:vAlign w:val="center"/>
          </w:tcPr>
          <w:p w14:paraId="0000031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4" w14:textId="77777777" w:rsidR="00F430DB" w:rsidRDefault="001877EC">
            <w:pPr>
              <w:spacing w:after="0" w:line="240" w:lineRule="auto"/>
            </w:pPr>
            <w:r>
              <w:t>In your opinion, why did they do this to you and not others?</w:t>
            </w:r>
          </w:p>
        </w:tc>
      </w:tr>
      <w:tr w:rsidR="00F430DB" w14:paraId="7DCB49DD" w14:textId="77777777" w:rsidTr="00D808A2">
        <w:trPr>
          <w:trHeight w:val="1785"/>
        </w:trPr>
        <w:tc>
          <w:tcPr>
            <w:tcW w:w="450" w:type="dxa"/>
            <w:vMerge/>
            <w:tcBorders>
              <w:top w:val="single" w:sz="4" w:space="0" w:color="000000"/>
              <w:left w:val="single" w:sz="4" w:space="0" w:color="000000"/>
              <w:right w:val="single" w:sz="4" w:space="0" w:color="000000"/>
            </w:tcBorders>
            <w:shd w:val="clear" w:color="auto" w:fill="DEEBF6"/>
            <w:vAlign w:val="center"/>
          </w:tcPr>
          <w:p w14:paraId="00000316"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17" w14:textId="77777777" w:rsidR="00F430DB" w:rsidRDefault="001877EC">
            <w:pPr>
              <w:spacing w:after="0" w:line="240" w:lineRule="auto"/>
            </w:pPr>
            <w:r>
              <w:t>Details:</w:t>
            </w:r>
          </w:p>
          <w:p w14:paraId="482D1058"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hurt_past_self_details</w:t>
            </w:r>
            <w:proofErr w:type="spellEnd"/>
            <w:r w:rsidRPr="00D808A2">
              <w:t xml:space="preserve"> }} </w:t>
            </w:r>
          </w:p>
          <w:p w14:paraId="0000031B" w14:textId="77777777" w:rsidR="00F430DB" w:rsidRDefault="00F430DB">
            <w:pPr>
              <w:spacing w:after="0" w:line="240" w:lineRule="auto"/>
            </w:pPr>
          </w:p>
        </w:tc>
      </w:tr>
      <w:tr w:rsidR="00F430DB" w14:paraId="7ADDA38F" w14:textId="77777777">
        <w:trPr>
          <w:trHeight w:val="449"/>
        </w:trPr>
        <w:tc>
          <w:tcPr>
            <w:tcW w:w="450" w:type="dxa"/>
            <w:vMerge/>
            <w:tcBorders>
              <w:top w:val="single" w:sz="4" w:space="0" w:color="000000"/>
              <w:left w:val="single" w:sz="4" w:space="0" w:color="000000"/>
              <w:right w:val="single" w:sz="4" w:space="0" w:color="000000"/>
            </w:tcBorders>
            <w:shd w:val="clear" w:color="auto" w:fill="DEEBF6"/>
            <w:vAlign w:val="center"/>
          </w:tcPr>
          <w:p w14:paraId="0000031D"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1E" w14:textId="77777777" w:rsidR="00F430DB" w:rsidRDefault="001877EC">
            <w:pPr>
              <w:spacing w:after="0" w:line="240" w:lineRule="auto"/>
              <w:jc w:val="center"/>
              <w:rPr>
                <w:b/>
              </w:rPr>
            </w:pPr>
            <w:r>
              <w:rPr>
                <w:b/>
              </w:rPr>
              <w:t>STATE/GOVERNMENTAL OR NON-GOVERNMENTAL ACTOR – WHO OR WHAT ENTITIES DO YOU FEAR?</w:t>
            </w:r>
          </w:p>
        </w:tc>
      </w:tr>
      <w:tr w:rsidR="00F430DB" w14:paraId="0391451E" w14:textId="77777777">
        <w:trPr>
          <w:trHeight w:val="539"/>
        </w:trPr>
        <w:tc>
          <w:tcPr>
            <w:tcW w:w="450" w:type="dxa"/>
            <w:vMerge/>
            <w:tcBorders>
              <w:top w:val="single" w:sz="4" w:space="0" w:color="000000"/>
              <w:left w:val="single" w:sz="4" w:space="0" w:color="000000"/>
              <w:right w:val="single" w:sz="4" w:space="0" w:color="000000"/>
            </w:tcBorders>
            <w:shd w:val="clear" w:color="auto" w:fill="DEEBF6"/>
            <w:vAlign w:val="center"/>
          </w:tcPr>
          <w:p w14:paraId="00000320"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1" w14:textId="77777777" w:rsidR="00F430DB" w:rsidRDefault="001877EC">
            <w:pPr>
              <w:spacing w:after="0" w:line="240" w:lineRule="auto"/>
            </w:pPr>
            <w:r>
              <w:t>Are you afraid of government officials or government figures? (e.g. police, military, political party).</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2" w14:textId="1AE0CDA0" w:rsidR="00F430DB" w:rsidRDefault="00D808A2" w:rsidP="00D808A2">
            <w:pPr>
              <w:spacing w:after="0" w:line="240" w:lineRule="auto"/>
              <w:jc w:val="center"/>
            </w:pPr>
            <w:proofErr w:type="gramStart"/>
            <w:r w:rsidRPr="00D808A2">
              <w:t xml:space="preserve">{{ </w:t>
            </w:r>
            <w:proofErr w:type="spellStart"/>
            <w:r w:rsidRPr="00D808A2">
              <w:t>output</w:t>
            </w:r>
            <w:proofErr w:type="gramEnd"/>
            <w:r w:rsidRPr="00D808A2">
              <w:t>_checkbox</w:t>
            </w:r>
            <w:proofErr w:type="spellEnd"/>
            <w:r w:rsidRPr="00D808A2">
              <w:t>(users[</w:t>
            </w:r>
            <w:proofErr w:type="spellStart"/>
            <w:r w:rsidRPr="00D808A2">
              <w:t>i</w:t>
            </w:r>
            <w:proofErr w:type="spellEnd"/>
            <w:r w:rsidRPr="00D808A2">
              <w:t>].</w:t>
            </w:r>
            <w:proofErr w:type="spellStart"/>
            <w:r w:rsidRPr="00D808A2">
              <w:t>state_fear_government</w:t>
            </w:r>
            <w:proofErr w:type="spellEnd"/>
            <w:r w:rsidRPr="00D808A2">
              <w:t xml:space="preserve">) }} YES  {{ </w:t>
            </w:r>
            <w:proofErr w:type="spellStart"/>
            <w:r w:rsidRPr="00D808A2">
              <w:t>output_checkbox</w:t>
            </w:r>
            <w:proofErr w:type="spellEnd"/>
            <w:r w:rsidRPr="00D808A2">
              <w:t>(not users[</w:t>
            </w:r>
            <w:proofErr w:type="spellStart"/>
            <w:r w:rsidRPr="00D808A2">
              <w:t>i</w:t>
            </w:r>
            <w:proofErr w:type="spellEnd"/>
            <w:r w:rsidRPr="00D808A2">
              <w:t>].</w:t>
            </w:r>
            <w:proofErr w:type="spellStart"/>
            <w:r w:rsidRPr="00D808A2">
              <w:t>state_fear_government</w:t>
            </w:r>
            <w:proofErr w:type="spellEnd"/>
            <w:r w:rsidRPr="00D808A2">
              <w:t>) }} NO</w:t>
            </w:r>
          </w:p>
        </w:tc>
      </w:tr>
      <w:tr w:rsidR="00F430DB" w14:paraId="77155401" w14:textId="77777777">
        <w:trPr>
          <w:trHeight w:val="539"/>
        </w:trPr>
        <w:tc>
          <w:tcPr>
            <w:tcW w:w="450" w:type="dxa"/>
            <w:vMerge/>
            <w:tcBorders>
              <w:top w:val="single" w:sz="4" w:space="0" w:color="000000"/>
              <w:left w:val="single" w:sz="4" w:space="0" w:color="000000"/>
              <w:right w:val="single" w:sz="4" w:space="0" w:color="000000"/>
            </w:tcBorders>
            <w:shd w:val="clear" w:color="auto" w:fill="DEEBF6"/>
            <w:vAlign w:val="center"/>
          </w:tcPr>
          <w:p w14:paraId="0000032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4" w14:textId="77777777" w:rsidR="00F430DB" w:rsidRDefault="001877EC">
            <w:pPr>
              <w:spacing w:after="0" w:line="240" w:lineRule="auto"/>
            </w:pPr>
            <w:r>
              <w:t>Details:</w:t>
            </w:r>
          </w:p>
          <w:p w14:paraId="23E333E6" w14:textId="77777777" w:rsidR="00D808A2" w:rsidRPr="00D808A2" w:rsidRDefault="00D808A2" w:rsidP="00D808A2">
            <w:pPr>
              <w:spacing w:after="0" w:line="240" w:lineRule="auto"/>
            </w:pPr>
            <w:proofErr w:type="gramStart"/>
            <w:r w:rsidRPr="00D808A2">
              <w:t>{{ users</w:t>
            </w:r>
            <w:proofErr w:type="gramEnd"/>
            <w:r w:rsidRPr="00D808A2">
              <w:t>[</w:t>
            </w:r>
            <w:proofErr w:type="spellStart"/>
            <w:r w:rsidRPr="00D808A2">
              <w:t>i</w:t>
            </w:r>
            <w:proofErr w:type="spellEnd"/>
            <w:r w:rsidRPr="00D808A2">
              <w:t>].</w:t>
            </w:r>
            <w:proofErr w:type="spellStart"/>
            <w:r w:rsidRPr="00D808A2">
              <w:t>state_fear_government_details</w:t>
            </w:r>
            <w:proofErr w:type="spellEnd"/>
            <w:r w:rsidRPr="00D808A2">
              <w:t xml:space="preserve"> }} </w:t>
            </w:r>
          </w:p>
          <w:p w14:paraId="00000325" w14:textId="77777777" w:rsidR="00F430DB" w:rsidRDefault="00F430DB">
            <w:pPr>
              <w:spacing w:after="0" w:line="240" w:lineRule="auto"/>
            </w:pPr>
          </w:p>
          <w:p w14:paraId="00000326" w14:textId="77777777" w:rsidR="00F430DB" w:rsidRDefault="00F430DB">
            <w:pPr>
              <w:spacing w:after="0" w:line="240" w:lineRule="auto"/>
            </w:pPr>
          </w:p>
        </w:tc>
      </w:tr>
      <w:tr w:rsidR="00F430DB" w14:paraId="2A88197E" w14:textId="77777777">
        <w:trPr>
          <w:trHeight w:val="539"/>
        </w:trPr>
        <w:tc>
          <w:tcPr>
            <w:tcW w:w="450" w:type="dxa"/>
            <w:vMerge/>
            <w:tcBorders>
              <w:top w:val="single" w:sz="4" w:space="0" w:color="000000"/>
              <w:left w:val="single" w:sz="4" w:space="0" w:color="000000"/>
              <w:right w:val="single" w:sz="4" w:space="0" w:color="000000"/>
            </w:tcBorders>
            <w:shd w:val="clear" w:color="auto" w:fill="DEEBF6"/>
            <w:vAlign w:val="center"/>
          </w:tcPr>
          <w:p w14:paraId="00000328"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9" w14:textId="77777777" w:rsidR="00F430DB" w:rsidRDefault="001877EC">
            <w:pPr>
              <w:spacing w:after="0" w:line="240" w:lineRule="auto"/>
            </w:pPr>
            <w:r>
              <w:t xml:space="preserve">Are you afraid of non-governmental groups? (e.g. rival clan or ethnic group, death squad, rebel groups).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2A" w14:textId="4A7B46C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w:t>
            </w:r>
            <w:r w:rsidRPr="00D958F3">
              <w:lastRenderedPageBreak/>
              <w:t>users[</w:t>
            </w:r>
            <w:proofErr w:type="spellStart"/>
            <w:r w:rsidRPr="00D958F3">
              <w:t>i</w:t>
            </w:r>
            <w:proofErr w:type="spellEnd"/>
            <w:r w:rsidRPr="00D958F3">
              <w:t>].</w:t>
            </w:r>
            <w:proofErr w:type="spellStart"/>
            <w:r w:rsidRPr="00D958F3">
              <w:t>state_fear_non_government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state_fear_non_government</w:t>
            </w:r>
            <w:proofErr w:type="spellEnd"/>
            <w:r w:rsidRPr="00D958F3">
              <w:t>) }} NO</w:t>
            </w:r>
          </w:p>
        </w:tc>
      </w:tr>
      <w:tr w:rsidR="00F430DB" w14:paraId="4246B3FD"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2B"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2C" w14:textId="77777777" w:rsidR="00F430DB" w:rsidRDefault="001877EC">
            <w:pPr>
              <w:spacing w:after="0" w:line="240" w:lineRule="auto"/>
            </w:pPr>
            <w:r>
              <w:t>Details:</w:t>
            </w:r>
          </w:p>
          <w:p w14:paraId="46ED76E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state_fear_non_government_details</w:t>
            </w:r>
            <w:proofErr w:type="spellEnd"/>
            <w:r w:rsidRPr="00D958F3">
              <w:t xml:space="preserve"> }} </w:t>
            </w:r>
          </w:p>
          <w:p w14:paraId="0000032F" w14:textId="77777777" w:rsidR="00F430DB" w:rsidRDefault="00F430DB">
            <w:pPr>
              <w:spacing w:after="0" w:line="240" w:lineRule="auto"/>
            </w:pPr>
          </w:p>
        </w:tc>
      </w:tr>
      <w:tr w:rsidR="00F430DB" w14:paraId="56114935" w14:textId="77777777">
        <w:trPr>
          <w:trHeight w:val="544"/>
        </w:trPr>
        <w:tc>
          <w:tcPr>
            <w:tcW w:w="450" w:type="dxa"/>
            <w:vMerge/>
            <w:tcBorders>
              <w:top w:val="single" w:sz="4" w:space="0" w:color="000000"/>
              <w:left w:val="single" w:sz="4" w:space="0" w:color="000000"/>
              <w:right w:val="single" w:sz="4" w:space="0" w:color="000000"/>
            </w:tcBorders>
            <w:shd w:val="clear" w:color="auto" w:fill="DEEBF6"/>
            <w:vAlign w:val="center"/>
          </w:tcPr>
          <w:p w14:paraId="0000033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2" w14:textId="77777777" w:rsidR="00F430DB" w:rsidRDefault="001877EC">
            <w:pPr>
              <w:spacing w:after="0" w:line="240" w:lineRule="auto"/>
            </w:pPr>
            <w:r>
              <w:t xml:space="preserve">If you fear a non-governmental entity, could you seek government protection?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3" w14:textId="7C830A10"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fear_protection_non_govt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fear_protection_non_govt</w:t>
            </w:r>
            <w:proofErr w:type="spellEnd"/>
            <w:r w:rsidRPr="00D958F3">
              <w:t>) }} NO</w:t>
            </w:r>
          </w:p>
        </w:tc>
      </w:tr>
      <w:tr w:rsidR="00F430DB" w14:paraId="70326AEA"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3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5" w14:textId="77777777" w:rsidR="00F430DB" w:rsidRDefault="001877EC">
            <w:pPr>
              <w:spacing w:after="0" w:line="240" w:lineRule="auto"/>
            </w:pPr>
            <w:r>
              <w:t>Details:</w:t>
            </w:r>
          </w:p>
          <w:p w14:paraId="6E7D3E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fear_protection_non_govt_details</w:t>
            </w:r>
            <w:proofErr w:type="spellEnd"/>
            <w:r w:rsidRPr="00D958F3">
              <w:t xml:space="preserve"> }} </w:t>
            </w:r>
          </w:p>
          <w:p w14:paraId="00000337" w14:textId="77777777" w:rsidR="00F430DB" w:rsidRDefault="00F430DB">
            <w:pPr>
              <w:spacing w:after="0" w:line="240" w:lineRule="auto"/>
            </w:pPr>
          </w:p>
          <w:p w14:paraId="00000338" w14:textId="77777777" w:rsidR="00F430DB" w:rsidRDefault="00F430DB">
            <w:pPr>
              <w:spacing w:after="0" w:line="240" w:lineRule="auto"/>
            </w:pPr>
          </w:p>
        </w:tc>
      </w:tr>
      <w:tr w:rsidR="00F430DB" w14:paraId="593C8C17" w14:textId="77777777">
        <w:trPr>
          <w:trHeight w:val="314"/>
        </w:trPr>
        <w:tc>
          <w:tcPr>
            <w:tcW w:w="450" w:type="dxa"/>
            <w:vMerge/>
            <w:tcBorders>
              <w:top w:val="single" w:sz="4" w:space="0" w:color="000000"/>
              <w:left w:val="single" w:sz="4" w:space="0" w:color="000000"/>
              <w:right w:val="single" w:sz="4" w:space="0" w:color="000000"/>
            </w:tcBorders>
            <w:shd w:val="clear" w:color="auto" w:fill="DEEBF6"/>
            <w:vAlign w:val="center"/>
          </w:tcPr>
          <w:p w14:paraId="0000033A"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3B" w14:textId="77777777" w:rsidR="00F430DB" w:rsidRDefault="001877EC">
            <w:pPr>
              <w:spacing w:after="0" w:line="240" w:lineRule="auto"/>
              <w:jc w:val="center"/>
              <w:rPr>
                <w:b/>
              </w:rPr>
            </w:pPr>
            <w:r>
              <w:rPr>
                <w:b/>
              </w:rPr>
              <w:t>INTERNAL RELOCATION</w:t>
            </w:r>
          </w:p>
        </w:tc>
      </w:tr>
      <w:tr w:rsidR="00F430DB" w14:paraId="60BF8A2E" w14:textId="77777777">
        <w:trPr>
          <w:trHeight w:val="544"/>
        </w:trPr>
        <w:tc>
          <w:tcPr>
            <w:tcW w:w="450" w:type="dxa"/>
            <w:vMerge/>
            <w:tcBorders>
              <w:top w:val="single" w:sz="4" w:space="0" w:color="000000"/>
              <w:left w:val="single" w:sz="4" w:space="0" w:color="000000"/>
              <w:right w:val="single" w:sz="4" w:space="0" w:color="000000"/>
            </w:tcBorders>
            <w:shd w:val="clear" w:color="auto" w:fill="DEEBF6"/>
            <w:vAlign w:val="center"/>
          </w:tcPr>
          <w:p w14:paraId="0000033D"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E" w14:textId="77777777" w:rsidR="00F430DB" w:rsidRDefault="001877EC">
            <w:pPr>
              <w:spacing w:after="0" w:line="240" w:lineRule="auto"/>
            </w:pPr>
            <w:r>
              <w:t xml:space="preserve">Before coming to the United States, did you try to live in another part of your home country? If so, why didn’t you stay there?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3F" w14:textId="47B57491"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internal_relocation_attempt</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internal_relocation_attempt</w:t>
            </w:r>
            <w:proofErr w:type="spellEnd"/>
            <w:r w:rsidRPr="00D958F3">
              <w:t>) }} NO</w:t>
            </w:r>
          </w:p>
        </w:tc>
      </w:tr>
      <w:tr w:rsidR="00F430DB" w14:paraId="2F24F66E"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4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1" w14:textId="77777777" w:rsidR="00F430DB" w:rsidRDefault="001877EC">
            <w:pPr>
              <w:spacing w:after="0" w:line="240" w:lineRule="auto"/>
            </w:pPr>
            <w:r>
              <w:t>Details:</w:t>
            </w:r>
          </w:p>
          <w:p w14:paraId="5A36C45A" w14:textId="77777777" w:rsidR="00D958F3" w:rsidRPr="00D958F3" w:rsidRDefault="00D958F3" w:rsidP="00D958F3">
            <w:pPr>
              <w:spacing w:after="0" w:line="240" w:lineRule="auto"/>
            </w:pPr>
            <w:proofErr w:type="gramStart"/>
            <w:r w:rsidRPr="00D958F3">
              <w:t>{{ users</w:t>
            </w:r>
            <w:proofErr w:type="gramEnd"/>
            <w:r w:rsidRPr="00D958F3">
              <w:t>[</w:t>
            </w:r>
            <w:proofErr w:type="spellStart"/>
            <w:r w:rsidRPr="00D958F3">
              <w:t>i</w:t>
            </w:r>
            <w:proofErr w:type="spellEnd"/>
            <w:r w:rsidRPr="00D958F3">
              <w:t>].</w:t>
            </w:r>
            <w:proofErr w:type="spellStart"/>
            <w:r w:rsidRPr="00D958F3">
              <w:t>internal_relocation_attempt_details</w:t>
            </w:r>
            <w:proofErr w:type="spellEnd"/>
            <w:r w:rsidRPr="00D958F3">
              <w:t xml:space="preserve"> }} </w:t>
            </w:r>
          </w:p>
          <w:p w14:paraId="00000342" w14:textId="77777777" w:rsidR="00F430DB" w:rsidRDefault="00F430DB">
            <w:pPr>
              <w:spacing w:after="0" w:line="240" w:lineRule="auto"/>
            </w:pPr>
          </w:p>
          <w:p w14:paraId="00000343" w14:textId="77777777" w:rsidR="00F430DB" w:rsidRDefault="00F430DB">
            <w:pPr>
              <w:spacing w:after="0" w:line="240" w:lineRule="auto"/>
            </w:pPr>
          </w:p>
          <w:p w14:paraId="00000344" w14:textId="77777777" w:rsidR="00F430DB" w:rsidRDefault="00F430DB">
            <w:pPr>
              <w:spacing w:after="0" w:line="240" w:lineRule="auto"/>
            </w:pPr>
          </w:p>
        </w:tc>
      </w:tr>
      <w:tr w:rsidR="00F430DB" w14:paraId="18E1B439" w14:textId="77777777">
        <w:trPr>
          <w:trHeight w:val="544"/>
        </w:trPr>
        <w:tc>
          <w:tcPr>
            <w:tcW w:w="450" w:type="dxa"/>
            <w:vMerge/>
            <w:tcBorders>
              <w:top w:val="single" w:sz="4" w:space="0" w:color="000000"/>
              <w:left w:val="single" w:sz="4" w:space="0" w:color="000000"/>
              <w:right w:val="single" w:sz="4" w:space="0" w:color="000000"/>
            </w:tcBorders>
            <w:shd w:val="clear" w:color="auto" w:fill="DEEBF6"/>
            <w:vAlign w:val="center"/>
          </w:tcPr>
          <w:p w14:paraId="0000034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7" w14:textId="77777777" w:rsidR="00F430DB" w:rsidRDefault="001877EC">
            <w:pPr>
              <w:spacing w:after="0" w:line="240" w:lineRule="auto"/>
            </w:pPr>
            <w:r>
              <w:t xml:space="preserve">Would it be reasonable to move to another part of your home country? If not, why not?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48" w14:textId="1DF79876" w:rsidR="00F430DB" w:rsidRDefault="00D958F3" w:rsidP="00D958F3">
            <w:pPr>
              <w:spacing w:after="0" w:line="240" w:lineRule="auto"/>
              <w:jc w:val="center"/>
            </w:pPr>
            <w:proofErr w:type="gramStart"/>
            <w:r w:rsidRPr="00D958F3">
              <w:t xml:space="preserve">{{ </w:t>
            </w:r>
            <w:proofErr w:type="spellStart"/>
            <w:r w:rsidRPr="00D958F3">
              <w:t>output</w:t>
            </w:r>
            <w:proofErr w:type="gramEnd"/>
            <w:r w:rsidRPr="00D958F3">
              <w:t>_checkbox</w:t>
            </w:r>
            <w:proofErr w:type="spellEnd"/>
            <w:r w:rsidRPr="00D958F3">
              <w:t>(users[</w:t>
            </w:r>
            <w:proofErr w:type="spellStart"/>
            <w:r w:rsidRPr="00D958F3">
              <w:t>i</w:t>
            </w:r>
            <w:proofErr w:type="spellEnd"/>
            <w:r w:rsidRPr="00D958F3">
              <w:t>].</w:t>
            </w:r>
            <w:proofErr w:type="spellStart"/>
            <w:r w:rsidRPr="00D958F3">
              <w:t>internal_relocation_reasonable</w:t>
            </w:r>
            <w:proofErr w:type="spellEnd"/>
            <w:r w:rsidRPr="00D958F3">
              <w:t xml:space="preserve">) }} YES  {{ </w:t>
            </w:r>
            <w:proofErr w:type="spellStart"/>
            <w:r w:rsidRPr="00D958F3">
              <w:t>output_checkbox</w:t>
            </w:r>
            <w:proofErr w:type="spellEnd"/>
            <w:r w:rsidRPr="00D958F3">
              <w:t>(not users[</w:t>
            </w:r>
            <w:proofErr w:type="spellStart"/>
            <w:r w:rsidRPr="00D958F3">
              <w:t>i</w:t>
            </w:r>
            <w:proofErr w:type="spellEnd"/>
            <w:r w:rsidRPr="00D958F3">
              <w:t>].</w:t>
            </w:r>
            <w:proofErr w:type="spellStart"/>
            <w:r w:rsidRPr="00D958F3">
              <w:t>internal_r</w:t>
            </w:r>
            <w:r w:rsidRPr="00D958F3">
              <w:lastRenderedPageBreak/>
              <w:t>elocation_reasonable</w:t>
            </w:r>
            <w:proofErr w:type="spellEnd"/>
            <w:r w:rsidRPr="00D958F3">
              <w:t>) }} NO</w:t>
            </w:r>
          </w:p>
        </w:tc>
      </w:tr>
      <w:tr w:rsidR="00F430DB" w14:paraId="25CBB31E"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4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4A" w14:textId="77777777" w:rsidR="00F430DB" w:rsidRDefault="001877EC">
            <w:pPr>
              <w:spacing w:after="0" w:line="240" w:lineRule="auto"/>
            </w:pPr>
            <w:r>
              <w:t>Details:</w:t>
            </w:r>
          </w:p>
          <w:p w14:paraId="43B8948B" w14:textId="77777777" w:rsidR="00C5354D" w:rsidRPr="00C5354D" w:rsidRDefault="00C5354D" w:rsidP="00C5354D">
            <w:pPr>
              <w:spacing w:after="0" w:line="240" w:lineRule="auto"/>
            </w:pPr>
            <w:proofErr w:type="gramStart"/>
            <w:r w:rsidRPr="00C5354D">
              <w:t>{{ users</w:t>
            </w:r>
            <w:proofErr w:type="gramEnd"/>
            <w:r w:rsidRPr="00C5354D">
              <w:t>[</w:t>
            </w:r>
            <w:proofErr w:type="spellStart"/>
            <w:r w:rsidRPr="00C5354D">
              <w:t>i</w:t>
            </w:r>
            <w:proofErr w:type="spellEnd"/>
            <w:r w:rsidRPr="00C5354D">
              <w:t>].</w:t>
            </w:r>
            <w:proofErr w:type="spellStart"/>
            <w:r w:rsidRPr="00C5354D">
              <w:t>internal_relocation_reasonable_details</w:t>
            </w:r>
            <w:proofErr w:type="spellEnd"/>
            <w:r w:rsidRPr="00C5354D">
              <w:t xml:space="preserve"> }} </w:t>
            </w:r>
          </w:p>
          <w:p w14:paraId="0000034C" w14:textId="77777777" w:rsidR="00F430DB" w:rsidRDefault="00F430DB">
            <w:pPr>
              <w:spacing w:after="0" w:line="240" w:lineRule="auto"/>
            </w:pPr>
          </w:p>
          <w:p w14:paraId="0000034D" w14:textId="77777777" w:rsidR="00F430DB" w:rsidRDefault="00F430DB">
            <w:pPr>
              <w:spacing w:after="0" w:line="240" w:lineRule="auto"/>
            </w:pPr>
          </w:p>
        </w:tc>
      </w:tr>
      <w:tr w:rsidR="00F430DB" w14:paraId="12A35986" w14:textId="77777777">
        <w:trPr>
          <w:trHeight w:val="260"/>
        </w:trPr>
        <w:tc>
          <w:tcPr>
            <w:tcW w:w="450" w:type="dxa"/>
            <w:vMerge/>
            <w:tcBorders>
              <w:top w:val="single" w:sz="4" w:space="0" w:color="000000"/>
              <w:left w:val="single" w:sz="4" w:space="0" w:color="000000"/>
              <w:right w:val="single" w:sz="4" w:space="0" w:color="000000"/>
            </w:tcBorders>
            <w:shd w:val="clear" w:color="auto" w:fill="DEEBF6"/>
            <w:vAlign w:val="center"/>
          </w:tcPr>
          <w:p w14:paraId="0000034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0" w14:textId="77777777" w:rsidR="00F430DB" w:rsidRDefault="001877EC">
            <w:pPr>
              <w:spacing w:after="0" w:line="240" w:lineRule="auto"/>
              <w:jc w:val="center"/>
              <w:rPr>
                <w:b/>
              </w:rPr>
            </w:pPr>
            <w:r>
              <w:rPr>
                <w:b/>
              </w:rPr>
              <w:t>FEAR OF FUTURE PERSECTION</w:t>
            </w:r>
          </w:p>
        </w:tc>
      </w:tr>
      <w:tr w:rsidR="00F430DB" w14:paraId="1FAE1211" w14:textId="77777777">
        <w:trPr>
          <w:trHeight w:val="350"/>
        </w:trPr>
        <w:tc>
          <w:tcPr>
            <w:tcW w:w="450" w:type="dxa"/>
            <w:vMerge/>
            <w:tcBorders>
              <w:top w:val="single" w:sz="4" w:space="0" w:color="000000"/>
              <w:left w:val="single" w:sz="4" w:space="0" w:color="000000"/>
              <w:right w:val="single" w:sz="4" w:space="0" w:color="000000"/>
            </w:tcBorders>
            <w:shd w:val="clear" w:color="auto" w:fill="DEEBF6"/>
            <w:vAlign w:val="center"/>
          </w:tcPr>
          <w:p w14:paraId="00000352" w14:textId="77777777" w:rsidR="00F430DB" w:rsidRDefault="00F430DB">
            <w:pPr>
              <w:widowControl w:val="0"/>
              <w:pBdr>
                <w:top w:val="nil"/>
                <w:left w:val="nil"/>
                <w:bottom w:val="nil"/>
                <w:right w:val="nil"/>
                <w:between w:val="nil"/>
              </w:pBdr>
              <w:spacing w:after="0"/>
              <w:rPr>
                <w:b/>
              </w:rPr>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3" w14:textId="77777777" w:rsidR="00F430DB" w:rsidRDefault="001877EC">
            <w:pPr>
              <w:spacing w:after="0" w:line="240" w:lineRule="auto"/>
            </w:pPr>
            <w:r>
              <w:t>How and for what reasons do you think you might be harmed in the future?</w:t>
            </w:r>
          </w:p>
        </w:tc>
      </w:tr>
      <w:tr w:rsidR="00F430DB" w14:paraId="73F7EC57"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55"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56" w14:textId="77777777" w:rsidR="00F430DB" w:rsidRDefault="001877EC">
            <w:pPr>
              <w:spacing w:after="0" w:line="240" w:lineRule="auto"/>
            </w:pPr>
            <w:r>
              <w:t>Details:</w:t>
            </w:r>
          </w:p>
          <w:p w14:paraId="6B5388D6"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future_persecution_reasons</w:t>
            </w:r>
            <w:proofErr w:type="spellEnd"/>
            <w:r w:rsidRPr="00436E07">
              <w:t xml:space="preserve"> }} </w:t>
            </w:r>
          </w:p>
          <w:p w14:paraId="00000359" w14:textId="77777777" w:rsidR="00F430DB" w:rsidRDefault="00F430DB">
            <w:pPr>
              <w:spacing w:after="0" w:line="240" w:lineRule="auto"/>
            </w:pPr>
          </w:p>
          <w:p w14:paraId="0000035A" w14:textId="77777777" w:rsidR="00F430DB" w:rsidRDefault="00F430DB">
            <w:pPr>
              <w:spacing w:after="0" w:line="240" w:lineRule="auto"/>
            </w:pPr>
          </w:p>
        </w:tc>
      </w:tr>
      <w:tr w:rsidR="00F430DB" w14:paraId="0932C177" w14:textId="77777777">
        <w:trPr>
          <w:trHeight w:val="350"/>
        </w:trPr>
        <w:tc>
          <w:tcPr>
            <w:tcW w:w="450" w:type="dxa"/>
            <w:vMerge/>
            <w:tcBorders>
              <w:top w:val="single" w:sz="4" w:space="0" w:color="000000"/>
              <w:left w:val="single" w:sz="4" w:space="0" w:color="000000"/>
              <w:right w:val="single" w:sz="4" w:space="0" w:color="000000"/>
            </w:tcBorders>
            <w:shd w:val="clear" w:color="auto" w:fill="DEEBF6"/>
            <w:vAlign w:val="center"/>
          </w:tcPr>
          <w:p w14:paraId="0000035C"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5D" w14:textId="77777777" w:rsidR="00F430DB" w:rsidRDefault="001877EC">
            <w:pPr>
              <w:spacing w:after="0" w:line="240" w:lineRule="auto"/>
            </w:pPr>
            <w:r>
              <w:t>How would the person or group you fear find you? How would they know you are back?</w:t>
            </w:r>
          </w:p>
        </w:tc>
      </w:tr>
      <w:tr w:rsidR="00F430DB" w14:paraId="7B34AF72" w14:textId="77777777">
        <w:trPr>
          <w:trHeight w:val="727"/>
        </w:trPr>
        <w:tc>
          <w:tcPr>
            <w:tcW w:w="450" w:type="dxa"/>
            <w:vMerge/>
            <w:tcBorders>
              <w:top w:val="single" w:sz="4" w:space="0" w:color="000000"/>
              <w:left w:val="single" w:sz="4" w:space="0" w:color="000000"/>
              <w:right w:val="single" w:sz="4" w:space="0" w:color="000000"/>
            </w:tcBorders>
            <w:shd w:val="clear" w:color="auto" w:fill="DEEBF6"/>
            <w:vAlign w:val="center"/>
          </w:tcPr>
          <w:p w14:paraId="0000035F"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0" w14:textId="77777777" w:rsidR="00F430DB" w:rsidRDefault="001877EC">
            <w:pPr>
              <w:spacing w:after="0" w:line="240" w:lineRule="auto"/>
            </w:pPr>
            <w:r>
              <w:t>Details:</w:t>
            </w:r>
          </w:p>
          <w:p w14:paraId="5A8BF048"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future_persecution_find</w:t>
            </w:r>
            <w:proofErr w:type="spellEnd"/>
            <w:r w:rsidRPr="00436E07">
              <w:t xml:space="preserve"> }} </w:t>
            </w:r>
          </w:p>
          <w:p w14:paraId="00000363" w14:textId="77777777" w:rsidR="00F430DB" w:rsidRDefault="00F430DB">
            <w:pPr>
              <w:spacing w:after="0" w:line="240" w:lineRule="auto"/>
            </w:pPr>
          </w:p>
          <w:p w14:paraId="00000364" w14:textId="77777777" w:rsidR="00F430DB" w:rsidRDefault="00F430DB">
            <w:pPr>
              <w:spacing w:after="0" w:line="240" w:lineRule="auto"/>
            </w:pPr>
          </w:p>
        </w:tc>
      </w:tr>
      <w:tr w:rsidR="00F430DB" w14:paraId="70BE4368" w14:textId="77777777">
        <w:trPr>
          <w:trHeight w:val="544"/>
        </w:trPr>
        <w:tc>
          <w:tcPr>
            <w:tcW w:w="450" w:type="dxa"/>
            <w:vMerge/>
            <w:tcBorders>
              <w:top w:val="single" w:sz="4" w:space="0" w:color="000000"/>
              <w:left w:val="single" w:sz="4" w:space="0" w:color="000000"/>
              <w:right w:val="single" w:sz="4" w:space="0" w:color="000000"/>
            </w:tcBorders>
            <w:shd w:val="clear" w:color="auto" w:fill="DEEBF6"/>
            <w:vAlign w:val="center"/>
          </w:tcPr>
          <w:p w14:paraId="00000366"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7" w14:textId="77777777" w:rsidR="00F430DB" w:rsidRDefault="001877EC">
            <w:pPr>
              <w:spacing w:after="0" w:line="240" w:lineRule="auto"/>
            </w:pPr>
            <w:r>
              <w:t xml:space="preserve">Have you or your family members received threats since leaving the country?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68" w14:textId="31D996F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future_persecution_threats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future_persecution_threats</w:t>
            </w:r>
            <w:proofErr w:type="spellEnd"/>
            <w:r w:rsidRPr="00436E07">
              <w:t>) }} NO</w:t>
            </w:r>
          </w:p>
        </w:tc>
      </w:tr>
      <w:tr w:rsidR="00F430DB" w14:paraId="4E2CDB00"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69"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6A" w14:textId="77777777" w:rsidR="00F430DB" w:rsidRDefault="001877EC">
            <w:pPr>
              <w:spacing w:after="0" w:line="240" w:lineRule="auto"/>
            </w:pPr>
            <w:r>
              <w:t>Details:</w:t>
            </w:r>
          </w:p>
          <w:p w14:paraId="5DA0A34D"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future_persecution_threats_details</w:t>
            </w:r>
            <w:proofErr w:type="spellEnd"/>
            <w:r w:rsidRPr="00436E07">
              <w:t xml:space="preserve"> }} </w:t>
            </w:r>
          </w:p>
          <w:p w14:paraId="0000036D" w14:textId="77777777" w:rsidR="00F430DB" w:rsidRDefault="00F430DB">
            <w:pPr>
              <w:spacing w:after="0" w:line="240" w:lineRule="auto"/>
            </w:pPr>
          </w:p>
          <w:p w14:paraId="0000036E" w14:textId="77777777" w:rsidR="00F430DB" w:rsidRDefault="00F430DB">
            <w:pPr>
              <w:spacing w:after="0" w:line="240" w:lineRule="auto"/>
            </w:pPr>
          </w:p>
          <w:p w14:paraId="0000036F" w14:textId="77777777" w:rsidR="00F430DB" w:rsidRDefault="00F430DB">
            <w:pPr>
              <w:spacing w:after="0" w:line="240" w:lineRule="auto"/>
            </w:pPr>
          </w:p>
        </w:tc>
      </w:tr>
      <w:tr w:rsidR="00F430DB" w14:paraId="7106881F" w14:textId="77777777">
        <w:trPr>
          <w:trHeight w:val="530"/>
        </w:trPr>
        <w:tc>
          <w:tcPr>
            <w:tcW w:w="450" w:type="dxa"/>
            <w:vMerge/>
            <w:tcBorders>
              <w:top w:val="single" w:sz="4" w:space="0" w:color="000000"/>
              <w:left w:val="single" w:sz="4" w:space="0" w:color="000000"/>
              <w:right w:val="single" w:sz="4" w:space="0" w:color="000000"/>
            </w:tcBorders>
            <w:shd w:val="clear" w:color="auto" w:fill="DEEBF6"/>
            <w:vAlign w:val="center"/>
          </w:tcPr>
          <w:p w14:paraId="00000371"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2" w14:textId="77777777" w:rsidR="00F430DB" w:rsidRDefault="001877EC">
            <w:pPr>
              <w:spacing w:after="0" w:line="240" w:lineRule="auto"/>
            </w:pPr>
            <w:r>
              <w:t xml:space="preserve">Do you know of other people in your situation who have been harmed? If so, please provide details.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73" w14:textId="6289CB63" w:rsidR="00F430DB" w:rsidRDefault="00436E07" w:rsidP="00436E07">
            <w:pPr>
              <w:spacing w:after="0" w:line="240" w:lineRule="auto"/>
              <w:jc w:val="center"/>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future_persecution_others_yes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future_persecution_others_yes</w:t>
            </w:r>
            <w:proofErr w:type="spellEnd"/>
            <w:r w:rsidRPr="00436E07">
              <w:t>) }} NO</w:t>
            </w:r>
          </w:p>
        </w:tc>
      </w:tr>
      <w:tr w:rsidR="00F430DB" w14:paraId="22A10AB2" w14:textId="77777777">
        <w:trPr>
          <w:trHeight w:val="543"/>
        </w:trPr>
        <w:tc>
          <w:tcPr>
            <w:tcW w:w="450" w:type="dxa"/>
            <w:vMerge/>
            <w:tcBorders>
              <w:top w:val="single" w:sz="4" w:space="0" w:color="000000"/>
              <w:left w:val="single" w:sz="4" w:space="0" w:color="000000"/>
              <w:right w:val="single" w:sz="4" w:space="0" w:color="000000"/>
            </w:tcBorders>
            <w:shd w:val="clear" w:color="auto" w:fill="DEEBF6"/>
            <w:vAlign w:val="center"/>
          </w:tcPr>
          <w:p w14:paraId="00000374"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75" w14:textId="77777777" w:rsidR="00F430DB" w:rsidRDefault="001877EC">
            <w:pPr>
              <w:spacing w:after="0" w:line="240" w:lineRule="auto"/>
            </w:pPr>
            <w:r>
              <w:t>Details:</w:t>
            </w:r>
          </w:p>
          <w:p w14:paraId="799BDBF7" w14:textId="77777777" w:rsidR="00436E07" w:rsidRPr="00436E07" w:rsidRDefault="00436E07" w:rsidP="00436E07">
            <w:pPr>
              <w:spacing w:after="0"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future_persecution_others_details</w:t>
            </w:r>
            <w:proofErr w:type="spellEnd"/>
            <w:r w:rsidRPr="00436E07">
              <w:t xml:space="preserve"> }} </w:t>
            </w:r>
          </w:p>
          <w:p w14:paraId="00000379" w14:textId="77777777" w:rsidR="00F430DB" w:rsidRDefault="00F430DB">
            <w:pPr>
              <w:spacing w:after="0" w:line="240" w:lineRule="auto"/>
            </w:pPr>
          </w:p>
          <w:p w14:paraId="0000037A" w14:textId="77777777" w:rsidR="00F430DB" w:rsidRDefault="00F430DB">
            <w:pPr>
              <w:spacing w:after="0" w:line="240" w:lineRule="auto"/>
            </w:pPr>
          </w:p>
          <w:p w14:paraId="0000037B" w14:textId="77777777" w:rsidR="00F430DB" w:rsidRDefault="00F430DB">
            <w:pPr>
              <w:spacing w:after="0" w:line="240" w:lineRule="auto"/>
            </w:pPr>
          </w:p>
          <w:p w14:paraId="0000037C" w14:textId="77777777" w:rsidR="00F430DB" w:rsidRDefault="00F430DB">
            <w:pPr>
              <w:spacing w:after="0" w:line="240" w:lineRule="auto"/>
            </w:pPr>
          </w:p>
          <w:p w14:paraId="0000037D" w14:textId="77777777" w:rsidR="00F430DB" w:rsidRDefault="00F430DB">
            <w:pPr>
              <w:spacing w:after="0" w:line="240" w:lineRule="auto"/>
            </w:pPr>
          </w:p>
          <w:p w14:paraId="0000037E" w14:textId="77777777" w:rsidR="00F430DB" w:rsidRDefault="00F430DB">
            <w:pPr>
              <w:spacing w:after="0" w:line="240" w:lineRule="auto"/>
            </w:pPr>
          </w:p>
        </w:tc>
      </w:tr>
      <w:tr w:rsidR="00F430DB" w14:paraId="172404D7"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80"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81" w14:textId="77777777" w:rsidR="00F430DB" w:rsidRDefault="001877EC">
            <w:pPr>
              <w:spacing w:line="240" w:lineRule="auto"/>
              <w:jc w:val="center"/>
              <w:rPr>
                <w:b/>
              </w:rPr>
            </w:pPr>
            <w:r>
              <w:rPr>
                <w:b/>
              </w:rPr>
              <w:t>MANDATORY BARS</w:t>
            </w:r>
          </w:p>
        </w:tc>
      </w:tr>
      <w:tr w:rsidR="00F430DB" w14:paraId="021DC8F8"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83" w14:textId="77777777" w:rsidR="00F430DB" w:rsidRDefault="00F430DB">
            <w:pPr>
              <w:widowControl w:val="0"/>
              <w:pBdr>
                <w:top w:val="nil"/>
                <w:left w:val="nil"/>
                <w:bottom w:val="nil"/>
                <w:right w:val="nil"/>
                <w:between w:val="nil"/>
              </w:pBdr>
              <w:spacing w:after="0"/>
              <w:rPr>
                <w:b/>
              </w:rPr>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4" w14:textId="77777777" w:rsidR="00F430DB" w:rsidRDefault="001877EC">
            <w:pPr>
              <w:spacing w:line="240" w:lineRule="auto"/>
            </w:pPr>
            <w:r>
              <w:t xml:space="preserve">Have you ever been arrested for, charged </w:t>
            </w:r>
            <w:proofErr w:type="gramStart"/>
            <w:r>
              <w:t>with,  or</w:t>
            </w:r>
            <w:proofErr w:type="gramEnd"/>
            <w:r>
              <w:t xml:space="preserve"> convicted of a crime in another country? If yes, describe below:</w:t>
            </w:r>
          </w:p>
          <w:p w14:paraId="00000385" w14:textId="032019D9" w:rsidR="00F430DB" w:rsidRDefault="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finishing_crime_details</w:t>
            </w:r>
            <w:proofErr w:type="spellEnd"/>
            <w:r w:rsidRPr="00436E07">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6" w14:textId="144620A6"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finishing_crime_yes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finishing_crime_yes</w:t>
            </w:r>
            <w:proofErr w:type="spellEnd"/>
            <w:r w:rsidRPr="00436E07">
              <w:t>) }} NO</w:t>
            </w:r>
          </w:p>
        </w:tc>
      </w:tr>
      <w:tr w:rsidR="00F430DB" w14:paraId="4B79D842"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8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8" w14:textId="77777777" w:rsidR="00F430DB" w:rsidRDefault="001877EC">
            <w:pPr>
              <w:spacing w:line="240" w:lineRule="auto"/>
            </w:pPr>
            <w:r>
              <w:t>Have you ever persecuted or physically hurt another person, even if you did not want to? If yes, describe below:</w:t>
            </w:r>
          </w:p>
          <w:p w14:paraId="4DC720BF" w14:textId="77777777" w:rsidR="00436E07" w:rsidRPr="00436E07" w:rsidRDefault="00436E07" w:rsidP="00436E07">
            <w:pPr>
              <w:spacing w:line="240" w:lineRule="auto"/>
            </w:pPr>
            <w:proofErr w:type="gramStart"/>
            <w:r w:rsidRPr="00436E07">
              <w:t>{{ users</w:t>
            </w:r>
            <w:proofErr w:type="gramEnd"/>
            <w:r w:rsidRPr="00436E07">
              <w:t>[</w:t>
            </w:r>
            <w:proofErr w:type="spellStart"/>
            <w:r w:rsidRPr="00436E07">
              <w:t>i</w:t>
            </w:r>
            <w:proofErr w:type="spellEnd"/>
            <w:r w:rsidRPr="00436E07">
              <w:t>].</w:t>
            </w:r>
            <w:proofErr w:type="spellStart"/>
            <w:r w:rsidRPr="00436E07">
              <w:t>finishing_hurt_details</w:t>
            </w:r>
            <w:proofErr w:type="spellEnd"/>
            <w:r w:rsidRPr="00436E07">
              <w:t xml:space="preserve"> }} </w:t>
            </w:r>
          </w:p>
          <w:p w14:paraId="00000389"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A" w14:textId="3DB168CA" w:rsidR="00F430DB" w:rsidRDefault="00436E07">
            <w:pPr>
              <w:spacing w:after="0" w:line="240" w:lineRule="auto"/>
            </w:pPr>
            <w:proofErr w:type="gramStart"/>
            <w:r w:rsidRPr="00436E07">
              <w:t xml:space="preserve">{{ </w:t>
            </w:r>
            <w:proofErr w:type="spellStart"/>
            <w:r w:rsidRPr="00436E07">
              <w:t>output</w:t>
            </w:r>
            <w:proofErr w:type="gramEnd"/>
            <w:r w:rsidRPr="00436E07">
              <w:t>_checkbox</w:t>
            </w:r>
            <w:proofErr w:type="spellEnd"/>
            <w:r w:rsidRPr="00436E07">
              <w:t>(users[</w:t>
            </w:r>
            <w:proofErr w:type="spellStart"/>
            <w:r w:rsidRPr="00436E07">
              <w:t>i</w:t>
            </w:r>
            <w:proofErr w:type="spellEnd"/>
            <w:r w:rsidRPr="00436E07">
              <w:t>].</w:t>
            </w:r>
            <w:proofErr w:type="spellStart"/>
            <w:r w:rsidRPr="00436E07">
              <w:t>finishing_hurt_yes</w:t>
            </w:r>
            <w:proofErr w:type="spellEnd"/>
            <w:r w:rsidRPr="00436E07">
              <w:t xml:space="preserve">) }} YES  {{ </w:t>
            </w:r>
            <w:proofErr w:type="spellStart"/>
            <w:r w:rsidRPr="00436E07">
              <w:t>output_checkbox</w:t>
            </w:r>
            <w:proofErr w:type="spellEnd"/>
            <w:r w:rsidRPr="00436E07">
              <w:t>(not users[</w:t>
            </w:r>
            <w:proofErr w:type="spellStart"/>
            <w:r w:rsidRPr="00436E07">
              <w:t>i</w:t>
            </w:r>
            <w:proofErr w:type="spellEnd"/>
            <w:r w:rsidRPr="00436E07">
              <w:t>].</w:t>
            </w:r>
            <w:proofErr w:type="spellStart"/>
            <w:r w:rsidRPr="00436E07">
              <w:t>finishing_hurt_yes</w:t>
            </w:r>
            <w:proofErr w:type="spellEnd"/>
            <w:r w:rsidRPr="00436E07">
              <w:t>) }} NO</w:t>
            </w:r>
          </w:p>
        </w:tc>
      </w:tr>
      <w:tr w:rsidR="00F430DB" w14:paraId="78E5A618"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8B"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C" w14:textId="77777777" w:rsidR="00F430DB" w:rsidRDefault="001877EC">
            <w:pPr>
              <w:spacing w:line="240" w:lineRule="auto"/>
            </w:pPr>
            <w:r>
              <w:t>Have you ever been a police officer or a member of a military, paramilitary, or any other group that uses violence? If yes, describe below:</w:t>
            </w:r>
          </w:p>
          <w:p w14:paraId="1B22F680" w14:textId="0663D07C" w:rsidR="00094376" w:rsidRDefault="00094376">
            <w:pPr>
              <w:spacing w:line="240" w:lineRule="auto"/>
            </w:pPr>
            <w:proofErr w:type="gramStart"/>
            <w:r w:rsidRPr="00094376">
              <w:t>{{ users</w:t>
            </w:r>
            <w:proofErr w:type="gramEnd"/>
            <w:r w:rsidRPr="00094376">
              <w:t>[</w:t>
            </w:r>
            <w:proofErr w:type="spellStart"/>
            <w:r w:rsidRPr="00094376">
              <w:t>i</w:t>
            </w:r>
            <w:proofErr w:type="spellEnd"/>
            <w:r w:rsidRPr="00094376">
              <w:t>].</w:t>
            </w:r>
            <w:proofErr w:type="spellStart"/>
            <w:r w:rsidRPr="00094376">
              <w:t>finishing_military_details</w:t>
            </w:r>
            <w:proofErr w:type="spellEnd"/>
            <w:r w:rsidRPr="00094376">
              <w:t xml:space="preserve"> }} </w:t>
            </w:r>
          </w:p>
          <w:p w14:paraId="0000038D"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8E" w14:textId="2A81B53E" w:rsidR="00F430DB" w:rsidRDefault="00943541">
            <w:pPr>
              <w:spacing w:after="0" w:line="240" w:lineRule="auto"/>
            </w:pPr>
            <w:proofErr w:type="gramStart"/>
            <w:r w:rsidRPr="00943541">
              <w:t xml:space="preserve">{{ </w:t>
            </w:r>
            <w:proofErr w:type="spellStart"/>
            <w:r w:rsidRPr="00943541">
              <w:t>output</w:t>
            </w:r>
            <w:proofErr w:type="gramEnd"/>
            <w:r w:rsidRPr="00943541">
              <w:t>_checkbox</w:t>
            </w:r>
            <w:proofErr w:type="spellEnd"/>
            <w:r w:rsidRPr="00943541">
              <w:t>(users[</w:t>
            </w:r>
            <w:proofErr w:type="spellStart"/>
            <w:r w:rsidRPr="00943541">
              <w:t>i</w:t>
            </w:r>
            <w:proofErr w:type="spellEnd"/>
            <w:r w:rsidRPr="00943541">
              <w:t>].</w:t>
            </w:r>
            <w:proofErr w:type="spellStart"/>
            <w:r w:rsidRPr="00943541">
              <w:t>finishing_military_yes</w:t>
            </w:r>
            <w:proofErr w:type="spellEnd"/>
            <w:r w:rsidRPr="00943541">
              <w:t xml:space="preserve">) }} YES  {{ </w:t>
            </w:r>
            <w:proofErr w:type="spellStart"/>
            <w:r w:rsidRPr="00943541">
              <w:t>output_checkbox</w:t>
            </w:r>
            <w:proofErr w:type="spellEnd"/>
            <w:r w:rsidRPr="00943541">
              <w:t>(not users[</w:t>
            </w:r>
            <w:proofErr w:type="spellStart"/>
            <w:r w:rsidRPr="00943541">
              <w:t>i</w:t>
            </w:r>
            <w:proofErr w:type="spellEnd"/>
            <w:r w:rsidRPr="00943541">
              <w:t>].</w:t>
            </w:r>
            <w:proofErr w:type="spellStart"/>
            <w:r w:rsidRPr="00943541">
              <w:t>finishing_military_yes</w:t>
            </w:r>
            <w:proofErr w:type="spellEnd"/>
            <w:r w:rsidRPr="00943541">
              <w:t>) }} NO</w:t>
            </w:r>
          </w:p>
        </w:tc>
      </w:tr>
      <w:tr w:rsidR="00F430DB" w14:paraId="6C5C1747"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8F"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0" w14:textId="77777777" w:rsidR="00F430DB" w:rsidRDefault="001877EC">
            <w:pPr>
              <w:spacing w:line="240" w:lineRule="auto"/>
            </w:pPr>
            <w:r>
              <w:t>Have you ever arrested, detained, interrogated, or physically hurt another person, including as part of your official duties? If yes, describe below:</w:t>
            </w:r>
          </w:p>
          <w:p w14:paraId="44FC5445" w14:textId="77777777" w:rsidR="00460401" w:rsidRPr="00460401" w:rsidRDefault="00460401" w:rsidP="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finishing_duties_details</w:t>
            </w:r>
            <w:proofErr w:type="spellEnd"/>
            <w:r w:rsidRPr="00460401">
              <w:t xml:space="preserve"> }} </w:t>
            </w:r>
          </w:p>
          <w:p w14:paraId="00000391"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2" w14:textId="2BC84951"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finishing_duties_yes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finishing_duties_yes</w:t>
            </w:r>
            <w:proofErr w:type="spellEnd"/>
            <w:r w:rsidRPr="00460401">
              <w:t>) }} NO</w:t>
            </w:r>
          </w:p>
        </w:tc>
      </w:tr>
      <w:tr w:rsidR="00F430DB" w14:paraId="23F5EE83"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93"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394" w14:textId="77777777" w:rsidR="00F430DB" w:rsidRDefault="001877EC">
            <w:pPr>
              <w:spacing w:line="240" w:lineRule="auto"/>
            </w:pPr>
            <w:r>
              <w:t>What countries, if any, did you travel through after leaving your home country? List below:</w:t>
            </w:r>
          </w:p>
          <w:p w14:paraId="00000395" w14:textId="02F893D6"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finishing_travel_countries</w:t>
            </w:r>
            <w:proofErr w:type="spellEnd"/>
            <w:r w:rsidRPr="00460401">
              <w:t xml:space="preserve"> }} </w:t>
            </w:r>
          </w:p>
        </w:tc>
      </w:tr>
      <w:tr w:rsidR="00F430DB" w14:paraId="2E6DA308"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97"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8" w14:textId="77777777" w:rsidR="00F430DB" w:rsidRDefault="001877EC">
            <w:pPr>
              <w:spacing w:line="240" w:lineRule="auto"/>
            </w:pPr>
            <w:r>
              <w:t>Did you live in any of those countries for longer than three months? If so, list the country/countries and length of time below:</w:t>
            </w:r>
          </w:p>
          <w:p w14:paraId="0000039A" w14:textId="3A7A1212"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finishing_long_stay_details</w:t>
            </w:r>
            <w:proofErr w:type="spellEnd"/>
            <w:r w:rsidRPr="00460401">
              <w:t xml:space="preserve"> }} </w:t>
            </w: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B" w14:textId="7EF1C3F1"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finishing_long_stay_yes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finishing_l</w:t>
            </w:r>
            <w:r w:rsidRPr="00460401">
              <w:lastRenderedPageBreak/>
              <w:t>ong_stay_yes</w:t>
            </w:r>
            <w:proofErr w:type="spellEnd"/>
            <w:r w:rsidRPr="00460401">
              <w:t>) }} NO</w:t>
            </w:r>
          </w:p>
        </w:tc>
      </w:tr>
      <w:tr w:rsidR="00F430DB" w14:paraId="41B83DA0" w14:textId="77777777">
        <w:trPr>
          <w:trHeight w:val="300"/>
        </w:trPr>
        <w:tc>
          <w:tcPr>
            <w:tcW w:w="450" w:type="dxa"/>
            <w:vMerge/>
            <w:tcBorders>
              <w:top w:val="single" w:sz="4" w:space="0" w:color="000000"/>
              <w:left w:val="single" w:sz="4" w:space="0" w:color="000000"/>
              <w:right w:val="single" w:sz="4" w:space="0" w:color="000000"/>
            </w:tcBorders>
            <w:shd w:val="clear" w:color="auto" w:fill="DEEBF6"/>
            <w:vAlign w:val="center"/>
          </w:tcPr>
          <w:p w14:paraId="0000039C" w14:textId="77777777" w:rsidR="00F430DB" w:rsidRDefault="00F430DB">
            <w:pPr>
              <w:widowControl w:val="0"/>
              <w:pBdr>
                <w:top w:val="nil"/>
                <w:left w:val="nil"/>
                <w:bottom w:val="nil"/>
                <w:right w:val="nil"/>
                <w:between w:val="nil"/>
              </w:pBdr>
              <w:spacing w:after="0"/>
            </w:pPr>
          </w:p>
        </w:tc>
        <w:tc>
          <w:tcPr>
            <w:tcW w:w="90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9D" w14:textId="77777777" w:rsidR="00F430DB" w:rsidRDefault="001877EC">
            <w:pPr>
              <w:spacing w:line="240" w:lineRule="auto"/>
            </w:pPr>
            <w:r>
              <w:t>Did you have any kind of legal status or work authorization in another country, for example, citizenship, residency, or temporary humanitarian protection? If so, describe below:</w:t>
            </w:r>
          </w:p>
          <w:p w14:paraId="0000039E" w14:textId="62282D7E" w:rsidR="00F430DB" w:rsidRDefault="00460401">
            <w:pPr>
              <w:spacing w:line="240" w:lineRule="auto"/>
            </w:pPr>
            <w:proofErr w:type="gramStart"/>
            <w:r w:rsidRPr="00460401">
              <w:t>{{ users</w:t>
            </w:r>
            <w:proofErr w:type="gramEnd"/>
            <w:r w:rsidRPr="00460401">
              <w:t>[</w:t>
            </w:r>
            <w:proofErr w:type="spellStart"/>
            <w:r w:rsidRPr="00460401">
              <w:t>i</w:t>
            </w:r>
            <w:proofErr w:type="spellEnd"/>
            <w:r w:rsidRPr="00460401">
              <w:t>].</w:t>
            </w:r>
            <w:proofErr w:type="spellStart"/>
            <w:r w:rsidRPr="00460401">
              <w:t>finishing_legal_status_details</w:t>
            </w:r>
            <w:proofErr w:type="spellEnd"/>
            <w:r w:rsidRPr="00460401">
              <w:t xml:space="preserve"> }} </w:t>
            </w:r>
          </w:p>
          <w:p w14:paraId="0000039F" w14:textId="77777777" w:rsidR="00F430DB" w:rsidRDefault="00F430DB">
            <w:pPr>
              <w:spacing w:line="240" w:lineRule="auto"/>
            </w:pPr>
          </w:p>
        </w:tc>
        <w:tc>
          <w:tcPr>
            <w:tcW w:w="189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3A0" w14:textId="77A09930" w:rsidR="00F430DB" w:rsidRDefault="00460401">
            <w:pPr>
              <w:spacing w:after="0" w:line="240" w:lineRule="auto"/>
            </w:pPr>
            <w:proofErr w:type="gramStart"/>
            <w:r w:rsidRPr="00460401">
              <w:t xml:space="preserve">{{ </w:t>
            </w:r>
            <w:proofErr w:type="spellStart"/>
            <w:r w:rsidRPr="00460401">
              <w:t>output</w:t>
            </w:r>
            <w:proofErr w:type="gramEnd"/>
            <w:r w:rsidRPr="00460401">
              <w:t>_checkbox</w:t>
            </w:r>
            <w:proofErr w:type="spellEnd"/>
            <w:r w:rsidRPr="00460401">
              <w:t>(users[</w:t>
            </w:r>
            <w:proofErr w:type="spellStart"/>
            <w:r w:rsidRPr="00460401">
              <w:t>i</w:t>
            </w:r>
            <w:proofErr w:type="spellEnd"/>
            <w:r w:rsidRPr="00460401">
              <w:t>].</w:t>
            </w:r>
            <w:proofErr w:type="spellStart"/>
            <w:r w:rsidRPr="00460401">
              <w:t>finishing_legal_status_yes</w:t>
            </w:r>
            <w:proofErr w:type="spellEnd"/>
            <w:r w:rsidRPr="00460401">
              <w:t xml:space="preserve">) }} YES  {{ </w:t>
            </w:r>
            <w:proofErr w:type="spellStart"/>
            <w:r w:rsidRPr="00460401">
              <w:t>output_checkbox</w:t>
            </w:r>
            <w:proofErr w:type="spellEnd"/>
            <w:r w:rsidRPr="00460401">
              <w:t>(not users[</w:t>
            </w:r>
            <w:proofErr w:type="spellStart"/>
            <w:r w:rsidRPr="00460401">
              <w:t>i</w:t>
            </w:r>
            <w:proofErr w:type="spellEnd"/>
            <w:r w:rsidRPr="00460401">
              <w:t>].</w:t>
            </w:r>
            <w:proofErr w:type="spellStart"/>
            <w:r w:rsidRPr="00460401">
              <w:t>finishing_legal_status_yes</w:t>
            </w:r>
            <w:proofErr w:type="spellEnd"/>
            <w:r w:rsidRPr="00460401">
              <w:t>) }} NO</w:t>
            </w:r>
          </w:p>
        </w:tc>
      </w:tr>
      <w:tr w:rsidR="00F430DB" w14:paraId="54210248" w14:textId="77777777">
        <w:trPr>
          <w:trHeight w:val="13770"/>
        </w:trPr>
        <w:tc>
          <w:tcPr>
            <w:tcW w:w="450" w:type="dxa"/>
            <w:vMerge/>
            <w:tcBorders>
              <w:top w:val="single" w:sz="4" w:space="0" w:color="000000"/>
              <w:left w:val="single" w:sz="4" w:space="0" w:color="000000"/>
              <w:right w:val="single" w:sz="4" w:space="0" w:color="000000"/>
            </w:tcBorders>
            <w:shd w:val="clear" w:color="auto" w:fill="DEEBF6"/>
            <w:vAlign w:val="center"/>
          </w:tcPr>
          <w:p w14:paraId="000003A1" w14:textId="77777777" w:rsidR="00F430DB" w:rsidRDefault="00F430DB">
            <w:pPr>
              <w:widowControl w:val="0"/>
              <w:pBdr>
                <w:top w:val="nil"/>
                <w:left w:val="nil"/>
                <w:bottom w:val="nil"/>
                <w:right w:val="nil"/>
                <w:between w:val="nil"/>
              </w:pBdr>
              <w:spacing w:after="0"/>
            </w:pPr>
          </w:p>
        </w:tc>
        <w:tc>
          <w:tcPr>
            <w:tcW w:w="10980" w:type="dxa"/>
            <w:gridSpan w:val="2"/>
            <w:tcBorders>
              <w:top w:val="single" w:sz="4" w:space="0" w:color="000000"/>
              <w:left w:val="single" w:sz="4" w:space="0" w:color="000000"/>
              <w:bottom w:val="single" w:sz="4" w:space="0" w:color="000000"/>
              <w:right w:val="single" w:sz="4" w:space="0" w:color="000000"/>
            </w:tcBorders>
            <w:shd w:val="clear" w:color="auto" w:fill="auto"/>
          </w:tcPr>
          <w:p w14:paraId="000003A2" w14:textId="77777777" w:rsidR="00F430DB" w:rsidRDefault="001877EC">
            <w:pPr>
              <w:spacing w:after="0" w:line="240" w:lineRule="auto"/>
              <w:rPr>
                <w:b/>
              </w:rPr>
            </w:pPr>
            <w:r>
              <w:rPr>
                <w:b/>
              </w:rPr>
              <w:t xml:space="preserve">NOTES:   </w:t>
            </w:r>
          </w:p>
          <w:p w14:paraId="000003A3" w14:textId="77777777" w:rsidR="00F430DB" w:rsidRDefault="00F430DB">
            <w:pPr>
              <w:spacing w:after="0" w:line="240" w:lineRule="auto"/>
              <w:rPr>
                <w:b/>
              </w:rPr>
            </w:pPr>
          </w:p>
          <w:p w14:paraId="000003A4" w14:textId="77777777" w:rsidR="00F430DB" w:rsidRDefault="00F430DB">
            <w:pPr>
              <w:spacing w:after="0" w:line="240" w:lineRule="auto"/>
              <w:rPr>
                <w:b/>
              </w:rPr>
            </w:pPr>
          </w:p>
          <w:p w14:paraId="000003A5" w14:textId="77777777" w:rsidR="00F430DB" w:rsidRDefault="00F430DB">
            <w:pPr>
              <w:spacing w:after="0" w:line="240" w:lineRule="auto"/>
              <w:rPr>
                <w:b/>
              </w:rPr>
            </w:pPr>
          </w:p>
          <w:p w14:paraId="000003A6" w14:textId="77777777" w:rsidR="00F430DB" w:rsidRDefault="00F430DB">
            <w:pPr>
              <w:spacing w:after="0" w:line="240" w:lineRule="auto"/>
              <w:rPr>
                <w:b/>
              </w:rPr>
            </w:pPr>
          </w:p>
          <w:p w14:paraId="000003A7" w14:textId="77777777" w:rsidR="00F430DB" w:rsidRDefault="00F430DB">
            <w:pPr>
              <w:spacing w:after="0" w:line="240" w:lineRule="auto"/>
              <w:rPr>
                <w:b/>
              </w:rPr>
            </w:pPr>
          </w:p>
          <w:p w14:paraId="000003A8" w14:textId="77777777" w:rsidR="00F430DB" w:rsidRDefault="00F430DB">
            <w:pPr>
              <w:spacing w:after="0" w:line="240" w:lineRule="auto"/>
              <w:rPr>
                <w:b/>
              </w:rPr>
            </w:pPr>
          </w:p>
          <w:p w14:paraId="000003A9" w14:textId="77777777" w:rsidR="00F430DB" w:rsidRDefault="00F430DB">
            <w:pPr>
              <w:spacing w:after="0" w:line="240" w:lineRule="auto"/>
              <w:rPr>
                <w:b/>
              </w:rPr>
            </w:pPr>
          </w:p>
          <w:p w14:paraId="000003AA" w14:textId="77777777" w:rsidR="00F430DB" w:rsidRDefault="00F430DB">
            <w:pPr>
              <w:spacing w:after="0" w:line="240" w:lineRule="auto"/>
              <w:rPr>
                <w:b/>
              </w:rPr>
            </w:pPr>
          </w:p>
          <w:p w14:paraId="000003AB" w14:textId="77777777" w:rsidR="00F430DB" w:rsidRDefault="00F430DB">
            <w:pPr>
              <w:spacing w:after="0" w:line="240" w:lineRule="auto"/>
            </w:pPr>
          </w:p>
          <w:p w14:paraId="000003AC" w14:textId="77777777" w:rsidR="00F430DB" w:rsidRDefault="00F430DB">
            <w:pPr>
              <w:spacing w:after="0" w:line="240" w:lineRule="auto"/>
            </w:pPr>
          </w:p>
          <w:p w14:paraId="000003AD" w14:textId="77777777" w:rsidR="00F430DB" w:rsidRDefault="00F430DB">
            <w:pPr>
              <w:spacing w:after="0" w:line="240" w:lineRule="auto"/>
            </w:pPr>
          </w:p>
          <w:p w14:paraId="000003AE" w14:textId="77777777" w:rsidR="00F430DB" w:rsidRDefault="00F430DB">
            <w:pPr>
              <w:spacing w:after="0" w:line="240" w:lineRule="auto"/>
            </w:pPr>
          </w:p>
          <w:p w14:paraId="000003AF" w14:textId="77777777" w:rsidR="00F430DB" w:rsidRDefault="00F430DB">
            <w:pPr>
              <w:spacing w:after="0" w:line="240" w:lineRule="auto"/>
            </w:pPr>
          </w:p>
          <w:p w14:paraId="000003B0" w14:textId="77777777" w:rsidR="00F430DB" w:rsidRDefault="00F430DB">
            <w:pPr>
              <w:spacing w:after="0" w:line="240" w:lineRule="auto"/>
            </w:pPr>
          </w:p>
          <w:p w14:paraId="000003B1" w14:textId="77777777" w:rsidR="00F430DB" w:rsidRDefault="00F430DB">
            <w:pPr>
              <w:spacing w:after="0" w:line="240" w:lineRule="auto"/>
            </w:pPr>
          </w:p>
          <w:p w14:paraId="000003B2" w14:textId="77777777" w:rsidR="00F430DB" w:rsidRDefault="00F430DB">
            <w:pPr>
              <w:spacing w:after="0" w:line="240" w:lineRule="auto"/>
            </w:pPr>
          </w:p>
          <w:p w14:paraId="000003B3" w14:textId="77777777" w:rsidR="00F430DB" w:rsidRDefault="00F430DB">
            <w:pPr>
              <w:spacing w:after="0" w:line="240" w:lineRule="auto"/>
            </w:pPr>
          </w:p>
          <w:p w14:paraId="000003B4" w14:textId="77777777" w:rsidR="00F430DB" w:rsidRDefault="00F430DB">
            <w:pPr>
              <w:spacing w:after="0" w:line="240" w:lineRule="auto"/>
            </w:pPr>
          </w:p>
          <w:p w14:paraId="000003B5" w14:textId="77777777" w:rsidR="00F430DB" w:rsidRDefault="00F430DB">
            <w:pPr>
              <w:spacing w:after="0" w:line="240" w:lineRule="auto"/>
            </w:pPr>
          </w:p>
          <w:p w14:paraId="000003B6" w14:textId="77777777" w:rsidR="00F430DB" w:rsidRDefault="00F430DB">
            <w:pPr>
              <w:spacing w:after="0" w:line="240" w:lineRule="auto"/>
            </w:pPr>
          </w:p>
          <w:p w14:paraId="000003B7" w14:textId="77777777" w:rsidR="00F430DB" w:rsidRDefault="00F430DB">
            <w:pPr>
              <w:spacing w:after="0" w:line="240" w:lineRule="auto"/>
            </w:pPr>
          </w:p>
          <w:p w14:paraId="000003B8" w14:textId="77777777" w:rsidR="00F430DB" w:rsidRDefault="00F430DB">
            <w:pPr>
              <w:spacing w:after="0" w:line="240" w:lineRule="auto"/>
            </w:pPr>
          </w:p>
          <w:p w14:paraId="000003B9" w14:textId="77777777" w:rsidR="00F430DB" w:rsidRDefault="00F430DB">
            <w:pPr>
              <w:spacing w:after="0" w:line="240" w:lineRule="auto"/>
            </w:pPr>
          </w:p>
          <w:p w14:paraId="000003BA" w14:textId="77777777" w:rsidR="00F430DB" w:rsidRDefault="00F430DB">
            <w:pPr>
              <w:spacing w:after="0" w:line="240" w:lineRule="auto"/>
            </w:pPr>
          </w:p>
          <w:p w14:paraId="000003BB" w14:textId="77777777" w:rsidR="00F430DB" w:rsidRDefault="00F430DB">
            <w:pPr>
              <w:spacing w:after="0" w:line="240" w:lineRule="auto"/>
            </w:pPr>
          </w:p>
          <w:p w14:paraId="000003BC" w14:textId="77777777" w:rsidR="00F430DB" w:rsidRDefault="00F430DB">
            <w:pPr>
              <w:spacing w:after="0" w:line="240" w:lineRule="auto"/>
            </w:pPr>
          </w:p>
          <w:p w14:paraId="000003BD" w14:textId="77777777" w:rsidR="00F430DB" w:rsidRDefault="00F430DB">
            <w:pPr>
              <w:spacing w:after="0" w:line="240" w:lineRule="auto"/>
            </w:pPr>
          </w:p>
          <w:p w14:paraId="000003BE" w14:textId="77777777" w:rsidR="00F430DB" w:rsidRDefault="00F430DB">
            <w:pPr>
              <w:spacing w:after="0" w:line="240" w:lineRule="auto"/>
            </w:pPr>
          </w:p>
          <w:p w14:paraId="000003BF" w14:textId="77777777" w:rsidR="00F430DB" w:rsidRDefault="00F430DB">
            <w:pPr>
              <w:spacing w:after="0" w:line="240" w:lineRule="auto"/>
            </w:pPr>
          </w:p>
          <w:p w14:paraId="000003C0" w14:textId="77777777" w:rsidR="00F430DB" w:rsidRDefault="00F430DB">
            <w:pPr>
              <w:spacing w:after="0" w:line="240" w:lineRule="auto"/>
            </w:pPr>
          </w:p>
          <w:p w14:paraId="000003C1" w14:textId="77777777" w:rsidR="00F430DB" w:rsidRDefault="00F430DB">
            <w:pPr>
              <w:spacing w:after="0" w:line="240" w:lineRule="auto"/>
            </w:pPr>
          </w:p>
          <w:p w14:paraId="000003C2" w14:textId="77777777" w:rsidR="00F430DB" w:rsidRDefault="00F430DB">
            <w:pPr>
              <w:spacing w:after="0" w:line="240" w:lineRule="auto"/>
            </w:pPr>
          </w:p>
          <w:p w14:paraId="000003C3" w14:textId="77777777" w:rsidR="00F430DB" w:rsidRDefault="00F430DB">
            <w:pPr>
              <w:spacing w:after="0" w:line="240" w:lineRule="auto"/>
            </w:pPr>
          </w:p>
          <w:p w14:paraId="000003C4" w14:textId="77777777" w:rsidR="00F430DB" w:rsidRDefault="00F430DB">
            <w:pPr>
              <w:spacing w:after="0" w:line="240" w:lineRule="auto"/>
            </w:pPr>
          </w:p>
          <w:p w14:paraId="000003C5" w14:textId="77777777" w:rsidR="00F430DB" w:rsidRDefault="00F430DB">
            <w:pPr>
              <w:spacing w:after="0" w:line="240" w:lineRule="auto"/>
            </w:pPr>
          </w:p>
          <w:p w14:paraId="000003C6" w14:textId="77777777" w:rsidR="00F430DB" w:rsidRDefault="00F430DB">
            <w:pPr>
              <w:spacing w:after="0" w:line="240" w:lineRule="auto"/>
            </w:pPr>
          </w:p>
          <w:p w14:paraId="000003C7" w14:textId="77777777" w:rsidR="00F430DB" w:rsidRDefault="00F430DB">
            <w:pPr>
              <w:spacing w:after="0" w:line="240" w:lineRule="auto"/>
            </w:pPr>
          </w:p>
          <w:p w14:paraId="000003C8" w14:textId="77777777" w:rsidR="00F430DB" w:rsidRDefault="00F430DB">
            <w:pPr>
              <w:spacing w:after="0" w:line="240" w:lineRule="auto"/>
            </w:pPr>
          </w:p>
          <w:p w14:paraId="000003C9" w14:textId="77777777" w:rsidR="00F430DB" w:rsidRDefault="00F430DB">
            <w:pPr>
              <w:spacing w:after="0" w:line="240" w:lineRule="auto"/>
            </w:pPr>
          </w:p>
          <w:p w14:paraId="000003CA" w14:textId="77777777" w:rsidR="00F430DB" w:rsidRDefault="00F430DB">
            <w:pPr>
              <w:spacing w:after="0" w:line="240" w:lineRule="auto"/>
            </w:pPr>
          </w:p>
          <w:p w14:paraId="000003CB" w14:textId="77777777" w:rsidR="00F430DB" w:rsidRDefault="00F430DB">
            <w:pPr>
              <w:spacing w:after="0" w:line="240" w:lineRule="auto"/>
            </w:pPr>
          </w:p>
          <w:p w14:paraId="000003CC" w14:textId="77777777" w:rsidR="00F430DB" w:rsidRDefault="00F430DB">
            <w:pPr>
              <w:spacing w:after="0" w:line="240" w:lineRule="auto"/>
            </w:pPr>
          </w:p>
          <w:p w14:paraId="000003CD" w14:textId="77777777" w:rsidR="00F430DB" w:rsidRDefault="00F430DB">
            <w:pPr>
              <w:spacing w:after="0" w:line="240" w:lineRule="auto"/>
            </w:pPr>
          </w:p>
        </w:tc>
      </w:tr>
    </w:tbl>
    <w:p w14:paraId="000003CF" w14:textId="77777777" w:rsidR="00F430DB" w:rsidRDefault="00F430DB">
      <w:pPr>
        <w:spacing w:after="0" w:line="240" w:lineRule="auto"/>
        <w:jc w:val="both"/>
      </w:pPr>
    </w:p>
    <w:p w14:paraId="000003D0" w14:textId="77777777" w:rsidR="00F430DB" w:rsidRDefault="001877EC">
      <w:pPr>
        <w:spacing w:after="160" w:line="259" w:lineRule="auto"/>
        <w:jc w:val="center"/>
        <w:rPr>
          <w:b/>
          <w:sz w:val="32"/>
          <w:szCs w:val="32"/>
          <w:u w:val="single"/>
        </w:rPr>
      </w:pPr>
      <w:r>
        <w:rPr>
          <w:noProof/>
        </w:rPr>
        <w:drawing>
          <wp:anchor distT="0" distB="0" distL="114300" distR="114300" simplePos="0" relativeHeight="251659264" behindDoc="0" locked="0" layoutInCell="1" hidden="0" allowOverlap="1" wp14:anchorId="6049C328" wp14:editId="08D0B046">
            <wp:simplePos x="0" y="0"/>
            <wp:positionH relativeFrom="column">
              <wp:posOffset>1</wp:posOffset>
            </wp:positionH>
            <wp:positionV relativeFrom="paragraph">
              <wp:posOffset>0</wp:posOffset>
            </wp:positionV>
            <wp:extent cx="1688183" cy="824194"/>
            <wp:effectExtent l="0" t="0" r="0" b="0"/>
            <wp:wrapNone/>
            <wp:docPr id="1908562196"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7"/>
                    <a:srcRect t="22166" b="29011"/>
                    <a:stretch>
                      <a:fillRect/>
                    </a:stretch>
                  </pic:blipFill>
                  <pic:spPr>
                    <a:xfrm>
                      <a:off x="0" y="0"/>
                      <a:ext cx="1688183" cy="824194"/>
                    </a:xfrm>
                    <a:prstGeom prst="rect">
                      <a:avLst/>
                    </a:prstGeom>
                    <a:ln/>
                  </pic:spPr>
                </pic:pic>
              </a:graphicData>
            </a:graphic>
          </wp:anchor>
        </w:drawing>
      </w:r>
    </w:p>
    <w:p w14:paraId="000003D1" w14:textId="77777777" w:rsidR="00F430DB" w:rsidRDefault="00F430DB">
      <w:pPr>
        <w:spacing w:after="160" w:line="259" w:lineRule="auto"/>
        <w:jc w:val="center"/>
        <w:rPr>
          <w:b/>
          <w:sz w:val="32"/>
          <w:szCs w:val="32"/>
          <w:u w:val="single"/>
        </w:rPr>
      </w:pPr>
    </w:p>
    <w:p w14:paraId="000003D2" w14:textId="77777777" w:rsidR="00F430DB" w:rsidRDefault="001877EC">
      <w:pPr>
        <w:spacing w:after="160" w:line="259" w:lineRule="auto"/>
        <w:jc w:val="center"/>
        <w:rPr>
          <w:b/>
          <w:sz w:val="24"/>
          <w:szCs w:val="24"/>
          <w:u w:val="single"/>
        </w:rPr>
      </w:pPr>
      <w:r>
        <w:rPr>
          <w:b/>
          <w:sz w:val="32"/>
          <w:szCs w:val="32"/>
          <w:u w:val="single"/>
        </w:rPr>
        <w:t>Applicant’s Signed Disclosures</w:t>
      </w:r>
    </w:p>
    <w:p w14:paraId="000003D3" w14:textId="77777777" w:rsidR="00F430DB" w:rsidRDefault="001877EC">
      <w:pPr>
        <w:spacing w:after="0" w:line="240" w:lineRule="auto"/>
        <w:jc w:val="center"/>
        <w:rPr>
          <w:b/>
          <w:sz w:val="24"/>
          <w:szCs w:val="24"/>
        </w:rPr>
      </w:pPr>
      <w:r>
        <w:rPr>
          <w:b/>
          <w:sz w:val="24"/>
          <w:szCs w:val="24"/>
        </w:rPr>
        <w:t>*MUST SIGN BOTH DISCLOSURES*</w:t>
      </w:r>
    </w:p>
    <w:p w14:paraId="000003D4" w14:textId="77777777" w:rsidR="00F430DB" w:rsidRDefault="00F430DB">
      <w:pPr>
        <w:spacing w:after="0" w:line="240" w:lineRule="auto"/>
        <w:jc w:val="center"/>
        <w:rPr>
          <w:b/>
          <w:sz w:val="24"/>
          <w:szCs w:val="24"/>
        </w:rPr>
      </w:pPr>
    </w:p>
    <w:p w14:paraId="000003D5" w14:textId="77777777" w:rsidR="00F430DB" w:rsidRDefault="00F430DB">
      <w:pPr>
        <w:spacing w:after="0" w:line="240" w:lineRule="auto"/>
        <w:jc w:val="center"/>
        <w:rPr>
          <w:b/>
          <w:sz w:val="24"/>
          <w:szCs w:val="24"/>
        </w:rPr>
      </w:pPr>
    </w:p>
    <w:p w14:paraId="000003D6" w14:textId="77777777" w:rsidR="00F430DB" w:rsidRDefault="00F430DB">
      <w:pPr>
        <w:spacing w:after="0" w:line="240" w:lineRule="auto"/>
        <w:jc w:val="center"/>
        <w:rPr>
          <w:b/>
          <w:sz w:val="24"/>
          <w:szCs w:val="24"/>
        </w:rPr>
      </w:pPr>
    </w:p>
    <w:p w14:paraId="000003D7" w14:textId="77777777" w:rsidR="00F430DB" w:rsidRDefault="001877EC">
      <w:pPr>
        <w:spacing w:after="0" w:line="240" w:lineRule="auto"/>
        <w:jc w:val="both"/>
        <w:rPr>
          <w:sz w:val="24"/>
          <w:szCs w:val="24"/>
        </w:rPr>
      </w:pPr>
      <w:r>
        <w:rPr>
          <w:sz w:val="24"/>
          <w:szCs w:val="24"/>
        </w:rPr>
        <w:t>I understand that the above information that I discussed today with the attorney or legal representative will be used to determine my eligibility for immigration relief.  I declare that I have not withheld any information during this screening session and that the information discussed is true and accurate to the best of my knowledge. </w:t>
      </w:r>
    </w:p>
    <w:p w14:paraId="000003D8" w14:textId="77777777" w:rsidR="00F430DB" w:rsidRDefault="00F430DB">
      <w:pPr>
        <w:spacing w:after="0" w:line="240" w:lineRule="auto"/>
        <w:jc w:val="both"/>
        <w:rPr>
          <w:sz w:val="24"/>
          <w:szCs w:val="24"/>
        </w:rPr>
      </w:pPr>
    </w:p>
    <w:p w14:paraId="000003D9" w14:textId="77777777" w:rsidR="00F430DB" w:rsidRDefault="001877EC">
      <w:pPr>
        <w:spacing w:after="0" w:line="240" w:lineRule="auto"/>
        <w:jc w:val="both"/>
        <w:rPr>
          <w:sz w:val="24"/>
          <w:szCs w:val="24"/>
        </w:rPr>
      </w:pPr>
      <w:proofErr w:type="spellStart"/>
      <w:r>
        <w:rPr>
          <w:sz w:val="24"/>
          <w:szCs w:val="24"/>
        </w:rPr>
        <w:t>Entiendo</w:t>
      </w:r>
      <w:proofErr w:type="spellEnd"/>
      <w:r>
        <w:rPr>
          <w:sz w:val="24"/>
          <w:szCs w:val="24"/>
        </w:rPr>
        <w:t xml:space="preserve"> que la </w:t>
      </w:r>
      <w:proofErr w:type="spellStart"/>
      <w:r>
        <w:rPr>
          <w:sz w:val="24"/>
          <w:szCs w:val="24"/>
        </w:rPr>
        <w:t>información</w:t>
      </w:r>
      <w:proofErr w:type="spellEnd"/>
      <w:r>
        <w:rPr>
          <w:sz w:val="24"/>
          <w:szCs w:val="24"/>
        </w:rPr>
        <w:t xml:space="preserve"> anterior que </w:t>
      </w:r>
      <w:proofErr w:type="spellStart"/>
      <w:r>
        <w:rPr>
          <w:sz w:val="24"/>
          <w:szCs w:val="24"/>
        </w:rPr>
        <w:t>discutí</w:t>
      </w:r>
      <w:proofErr w:type="spellEnd"/>
      <w:r>
        <w:rPr>
          <w:sz w:val="24"/>
          <w:szCs w:val="24"/>
        </w:rPr>
        <w:t xml:space="preserve"> hoy con </w:t>
      </w:r>
      <w:proofErr w:type="spellStart"/>
      <w:r>
        <w:rPr>
          <w:sz w:val="24"/>
          <w:szCs w:val="24"/>
        </w:rPr>
        <w:t>el</w:t>
      </w:r>
      <w:proofErr w:type="spellEnd"/>
      <w:r>
        <w:rPr>
          <w:sz w:val="24"/>
          <w:szCs w:val="24"/>
        </w:rPr>
        <w:t xml:space="preserve"> abogado o </w:t>
      </w:r>
      <w:proofErr w:type="spellStart"/>
      <w:r>
        <w:rPr>
          <w:sz w:val="24"/>
          <w:szCs w:val="24"/>
        </w:rPr>
        <w:t>representante</w:t>
      </w:r>
      <w:proofErr w:type="spellEnd"/>
      <w:r>
        <w:rPr>
          <w:sz w:val="24"/>
          <w:szCs w:val="24"/>
        </w:rPr>
        <w:t xml:space="preserve"> legal se </w:t>
      </w:r>
      <w:proofErr w:type="spellStart"/>
      <w:r>
        <w:rPr>
          <w:sz w:val="24"/>
          <w:szCs w:val="24"/>
        </w:rPr>
        <w:t>utilizará</w:t>
      </w:r>
      <w:proofErr w:type="spellEnd"/>
      <w:r>
        <w:rPr>
          <w:sz w:val="24"/>
          <w:szCs w:val="24"/>
        </w:rPr>
        <w:t xml:space="preserve"> para </w:t>
      </w:r>
      <w:proofErr w:type="spellStart"/>
      <w:r>
        <w:rPr>
          <w:sz w:val="24"/>
          <w:szCs w:val="24"/>
        </w:rPr>
        <w:t>determinar</w:t>
      </w:r>
      <w:proofErr w:type="spellEnd"/>
      <w:r>
        <w:rPr>
          <w:sz w:val="24"/>
          <w:szCs w:val="24"/>
        </w:rPr>
        <w:t xml:space="preserve"> mi </w:t>
      </w:r>
      <w:proofErr w:type="spellStart"/>
      <w:r>
        <w:rPr>
          <w:sz w:val="24"/>
          <w:szCs w:val="24"/>
        </w:rPr>
        <w:t>elegibilidad</w:t>
      </w:r>
      <w:proofErr w:type="spellEnd"/>
      <w:r>
        <w:rPr>
          <w:sz w:val="24"/>
          <w:szCs w:val="24"/>
        </w:rPr>
        <w:t xml:space="preserve"> para </w:t>
      </w:r>
      <w:proofErr w:type="spellStart"/>
      <w:r>
        <w:rPr>
          <w:sz w:val="24"/>
          <w:szCs w:val="24"/>
        </w:rPr>
        <w:t>el</w:t>
      </w:r>
      <w:proofErr w:type="spellEnd"/>
      <w:r>
        <w:rPr>
          <w:sz w:val="24"/>
          <w:szCs w:val="24"/>
        </w:rPr>
        <w:t xml:space="preserve"> </w:t>
      </w:r>
      <w:proofErr w:type="spellStart"/>
      <w:r>
        <w:rPr>
          <w:sz w:val="24"/>
          <w:szCs w:val="24"/>
        </w:rPr>
        <w:t>alivio</w:t>
      </w:r>
      <w:proofErr w:type="spellEnd"/>
      <w:r>
        <w:rPr>
          <w:sz w:val="24"/>
          <w:szCs w:val="24"/>
        </w:rPr>
        <w:t xml:space="preserve"> </w:t>
      </w:r>
      <w:proofErr w:type="spellStart"/>
      <w:r>
        <w:rPr>
          <w:sz w:val="24"/>
          <w:szCs w:val="24"/>
        </w:rPr>
        <w:t>migratorio</w:t>
      </w:r>
      <w:proofErr w:type="spellEnd"/>
      <w:r>
        <w:rPr>
          <w:sz w:val="24"/>
          <w:szCs w:val="24"/>
        </w:rPr>
        <w:t xml:space="preserve">.  </w:t>
      </w:r>
      <w:proofErr w:type="spellStart"/>
      <w:r>
        <w:rPr>
          <w:sz w:val="24"/>
          <w:szCs w:val="24"/>
        </w:rPr>
        <w:t>Declaro</w:t>
      </w:r>
      <w:proofErr w:type="spellEnd"/>
      <w:r>
        <w:rPr>
          <w:sz w:val="24"/>
          <w:szCs w:val="24"/>
        </w:rPr>
        <w:t xml:space="preserve"> que no he </w:t>
      </w:r>
      <w:proofErr w:type="spellStart"/>
      <w:r>
        <w:rPr>
          <w:sz w:val="24"/>
          <w:szCs w:val="24"/>
        </w:rPr>
        <w:t>ocultado</w:t>
      </w:r>
      <w:proofErr w:type="spellEnd"/>
      <w:r>
        <w:rPr>
          <w:sz w:val="24"/>
          <w:szCs w:val="24"/>
        </w:rPr>
        <w:t xml:space="preserve"> </w:t>
      </w:r>
      <w:proofErr w:type="spellStart"/>
      <w:r>
        <w:rPr>
          <w:sz w:val="24"/>
          <w:szCs w:val="24"/>
        </w:rPr>
        <w:t>ninguna</w:t>
      </w:r>
      <w:proofErr w:type="spellEnd"/>
      <w:r>
        <w:rPr>
          <w:sz w:val="24"/>
          <w:szCs w:val="24"/>
        </w:rPr>
        <w:t xml:space="preserve"> </w:t>
      </w:r>
      <w:proofErr w:type="spellStart"/>
      <w:r>
        <w:rPr>
          <w:sz w:val="24"/>
          <w:szCs w:val="24"/>
        </w:rPr>
        <w:t>información</w:t>
      </w:r>
      <w:proofErr w:type="spellEnd"/>
      <w:r>
        <w:rPr>
          <w:sz w:val="24"/>
          <w:szCs w:val="24"/>
        </w:rPr>
        <w:t xml:space="preserve"> </w:t>
      </w:r>
      <w:proofErr w:type="spellStart"/>
      <w:r>
        <w:rPr>
          <w:sz w:val="24"/>
          <w:szCs w:val="24"/>
        </w:rPr>
        <w:t>durante</w:t>
      </w:r>
      <w:proofErr w:type="spellEnd"/>
      <w:r>
        <w:rPr>
          <w:sz w:val="24"/>
          <w:szCs w:val="24"/>
        </w:rPr>
        <w:t xml:space="preserve"> </w:t>
      </w:r>
      <w:proofErr w:type="spellStart"/>
      <w:r>
        <w:rPr>
          <w:sz w:val="24"/>
          <w:szCs w:val="24"/>
        </w:rPr>
        <w:t>esta</w:t>
      </w:r>
      <w:proofErr w:type="spellEnd"/>
      <w:r>
        <w:rPr>
          <w:sz w:val="24"/>
          <w:szCs w:val="24"/>
        </w:rPr>
        <w:t xml:space="preserve"> </w:t>
      </w:r>
      <w:proofErr w:type="spellStart"/>
      <w:r>
        <w:rPr>
          <w:sz w:val="24"/>
          <w:szCs w:val="24"/>
        </w:rPr>
        <w:t>sesión</w:t>
      </w:r>
      <w:proofErr w:type="spellEnd"/>
      <w:r>
        <w:rPr>
          <w:sz w:val="24"/>
          <w:szCs w:val="24"/>
        </w:rPr>
        <w:t xml:space="preserve"> de </w:t>
      </w:r>
      <w:proofErr w:type="spellStart"/>
      <w:r>
        <w:rPr>
          <w:sz w:val="24"/>
          <w:szCs w:val="24"/>
        </w:rPr>
        <w:t>selección</w:t>
      </w:r>
      <w:proofErr w:type="spellEnd"/>
      <w:r>
        <w:rPr>
          <w:sz w:val="24"/>
          <w:szCs w:val="24"/>
        </w:rPr>
        <w:t xml:space="preserve"> y que la </w:t>
      </w:r>
      <w:proofErr w:type="spellStart"/>
      <w:r>
        <w:rPr>
          <w:sz w:val="24"/>
          <w:szCs w:val="24"/>
        </w:rPr>
        <w:t>información</w:t>
      </w:r>
      <w:proofErr w:type="spellEnd"/>
      <w:r>
        <w:rPr>
          <w:sz w:val="24"/>
          <w:szCs w:val="24"/>
        </w:rPr>
        <w:t xml:space="preserve"> </w:t>
      </w:r>
      <w:proofErr w:type="spellStart"/>
      <w:r>
        <w:rPr>
          <w:sz w:val="24"/>
          <w:szCs w:val="24"/>
        </w:rPr>
        <w:t>discutida</w:t>
      </w:r>
      <w:proofErr w:type="spellEnd"/>
      <w:r>
        <w:rPr>
          <w:sz w:val="24"/>
          <w:szCs w:val="24"/>
        </w:rPr>
        <w:t xml:space="preserve"> es </w:t>
      </w:r>
      <w:proofErr w:type="spellStart"/>
      <w:r>
        <w:rPr>
          <w:sz w:val="24"/>
          <w:szCs w:val="24"/>
        </w:rPr>
        <w:t>verdadera</w:t>
      </w:r>
      <w:proofErr w:type="spellEnd"/>
      <w:r>
        <w:rPr>
          <w:sz w:val="24"/>
          <w:szCs w:val="24"/>
        </w:rPr>
        <w:t xml:space="preserve"> y </w:t>
      </w:r>
      <w:proofErr w:type="spellStart"/>
      <w:r>
        <w:rPr>
          <w:sz w:val="24"/>
          <w:szCs w:val="24"/>
        </w:rPr>
        <w:t>precisa</w:t>
      </w:r>
      <w:proofErr w:type="spellEnd"/>
      <w:r>
        <w:rPr>
          <w:sz w:val="24"/>
          <w:szCs w:val="24"/>
        </w:rPr>
        <w:t xml:space="preserve"> a mi </w:t>
      </w:r>
      <w:proofErr w:type="spellStart"/>
      <w:r>
        <w:rPr>
          <w:sz w:val="24"/>
          <w:szCs w:val="24"/>
        </w:rPr>
        <w:t>leal</w:t>
      </w:r>
      <w:proofErr w:type="spellEnd"/>
      <w:r>
        <w:rPr>
          <w:sz w:val="24"/>
          <w:szCs w:val="24"/>
        </w:rPr>
        <w:t xml:space="preserve"> saber y </w:t>
      </w:r>
      <w:proofErr w:type="spellStart"/>
      <w:r>
        <w:rPr>
          <w:sz w:val="24"/>
          <w:szCs w:val="24"/>
        </w:rPr>
        <w:t>entender</w:t>
      </w:r>
      <w:proofErr w:type="spellEnd"/>
      <w:r>
        <w:rPr>
          <w:sz w:val="24"/>
          <w:szCs w:val="24"/>
        </w:rPr>
        <w:t>.</w:t>
      </w:r>
    </w:p>
    <w:p w14:paraId="000003DA" w14:textId="77777777" w:rsidR="00F430DB" w:rsidRDefault="001877EC">
      <w:pPr>
        <w:spacing w:after="0" w:line="240" w:lineRule="auto"/>
        <w:jc w:val="both"/>
        <w:rPr>
          <w:sz w:val="24"/>
          <w:szCs w:val="24"/>
        </w:rPr>
      </w:pPr>
      <w:r>
        <w:rPr>
          <w:sz w:val="24"/>
          <w:szCs w:val="24"/>
        </w:rPr>
        <w:t>  </w:t>
      </w:r>
    </w:p>
    <w:p w14:paraId="000003DB" w14:textId="77777777" w:rsidR="00F430DB" w:rsidRDefault="00F430DB">
      <w:pPr>
        <w:spacing w:after="0" w:line="240" w:lineRule="auto"/>
        <w:jc w:val="both"/>
        <w:rPr>
          <w:sz w:val="24"/>
          <w:szCs w:val="24"/>
        </w:rPr>
      </w:pPr>
    </w:p>
    <w:p w14:paraId="000003DC" w14:textId="77777777"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t>___________________ </w:t>
      </w:r>
    </w:p>
    <w:p w14:paraId="000003DD" w14:textId="77777777" w:rsidR="00F430DB" w:rsidRDefault="001877EC">
      <w:pPr>
        <w:spacing w:after="0" w:line="240" w:lineRule="auto"/>
        <w:rPr>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DE" w14:textId="77777777" w:rsidR="00F430DB" w:rsidRDefault="001877EC">
      <w:pPr>
        <w:spacing w:after="0" w:line="240" w:lineRule="auto"/>
        <w:jc w:val="both"/>
        <w:rPr>
          <w:sz w:val="24"/>
          <w:szCs w:val="24"/>
        </w:rPr>
      </w:pPr>
      <w:r>
        <w:rPr>
          <w:sz w:val="24"/>
          <w:szCs w:val="24"/>
        </w:rPr>
        <w:t> </w:t>
      </w:r>
    </w:p>
    <w:p w14:paraId="000003DF" w14:textId="77777777" w:rsidR="00F430DB" w:rsidRDefault="00F430DB">
      <w:pPr>
        <w:spacing w:after="0" w:line="240" w:lineRule="auto"/>
        <w:jc w:val="both"/>
        <w:rPr>
          <w:sz w:val="24"/>
          <w:szCs w:val="24"/>
        </w:rPr>
      </w:pPr>
    </w:p>
    <w:p w14:paraId="000003E0" w14:textId="77777777" w:rsidR="00F430DB" w:rsidRDefault="00F430DB">
      <w:pPr>
        <w:spacing w:after="0" w:line="240" w:lineRule="auto"/>
        <w:jc w:val="both"/>
        <w:rPr>
          <w:sz w:val="24"/>
          <w:szCs w:val="24"/>
        </w:rPr>
      </w:pPr>
    </w:p>
    <w:p w14:paraId="000003E1" w14:textId="77777777" w:rsidR="00F430DB" w:rsidRDefault="001877EC">
      <w:pPr>
        <w:spacing w:after="0"/>
        <w:jc w:val="both"/>
        <w:rPr>
          <w:sz w:val="24"/>
          <w:szCs w:val="24"/>
        </w:rPr>
      </w:pPr>
      <w:r>
        <w:rPr>
          <w:sz w:val="24"/>
          <w:szCs w:val="24"/>
        </w:rPr>
        <w:t>If I am unable to receive further assistance at the centralized workshop, I would like to be referred to other nonprofit organizations in Illinois. I understand and acknowledge that as part of that referral process my contact information as well as a brief summary of my case may be shared with partner organizations.  </w:t>
      </w:r>
    </w:p>
    <w:p w14:paraId="000003E2" w14:textId="77777777" w:rsidR="00F430DB" w:rsidRDefault="00F430DB">
      <w:pPr>
        <w:spacing w:after="0"/>
        <w:jc w:val="both"/>
        <w:rPr>
          <w:sz w:val="24"/>
          <w:szCs w:val="24"/>
        </w:rPr>
      </w:pPr>
    </w:p>
    <w:p w14:paraId="000003E3" w14:textId="77777777" w:rsidR="00F430DB" w:rsidRDefault="001877EC">
      <w:pPr>
        <w:spacing w:after="0"/>
        <w:jc w:val="both"/>
        <w:rPr>
          <w:sz w:val="24"/>
          <w:szCs w:val="24"/>
        </w:rPr>
      </w:pPr>
      <w:r>
        <w:rPr>
          <w:sz w:val="24"/>
          <w:szCs w:val="24"/>
        </w:rPr>
        <w:t xml:space="preserve">Si no </w:t>
      </w:r>
      <w:proofErr w:type="spellStart"/>
      <w:r>
        <w:rPr>
          <w:sz w:val="24"/>
          <w:szCs w:val="24"/>
        </w:rPr>
        <w:t>puedo</w:t>
      </w:r>
      <w:proofErr w:type="spellEnd"/>
      <w:r>
        <w:rPr>
          <w:sz w:val="24"/>
          <w:szCs w:val="24"/>
        </w:rPr>
        <w:t xml:space="preserve"> </w:t>
      </w:r>
      <w:proofErr w:type="spellStart"/>
      <w:r>
        <w:rPr>
          <w:sz w:val="24"/>
          <w:szCs w:val="24"/>
        </w:rPr>
        <w:t>recibir</w:t>
      </w:r>
      <w:proofErr w:type="spellEnd"/>
      <w:r>
        <w:rPr>
          <w:sz w:val="24"/>
          <w:szCs w:val="24"/>
        </w:rPr>
        <w:t xml:space="preserve"> </w:t>
      </w:r>
      <w:proofErr w:type="spellStart"/>
      <w:r>
        <w:rPr>
          <w:sz w:val="24"/>
          <w:szCs w:val="24"/>
        </w:rPr>
        <w:t>más</w:t>
      </w:r>
      <w:proofErr w:type="spellEnd"/>
      <w:r>
        <w:rPr>
          <w:sz w:val="24"/>
          <w:szCs w:val="24"/>
        </w:rPr>
        <w:t xml:space="preserve"> </w:t>
      </w:r>
      <w:proofErr w:type="spellStart"/>
      <w:r>
        <w:rPr>
          <w:sz w:val="24"/>
          <w:szCs w:val="24"/>
        </w:rPr>
        <w:t>asistencia</w:t>
      </w:r>
      <w:proofErr w:type="spellEnd"/>
      <w:r>
        <w:rPr>
          <w:sz w:val="24"/>
          <w:szCs w:val="24"/>
        </w:rPr>
        <w:t xml:space="preserve"> </w:t>
      </w:r>
      <w:proofErr w:type="spellStart"/>
      <w:r>
        <w:rPr>
          <w:sz w:val="24"/>
          <w:szCs w:val="24"/>
        </w:rPr>
        <w:t>en</w:t>
      </w:r>
      <w:proofErr w:type="spellEnd"/>
      <w:r>
        <w:rPr>
          <w:sz w:val="24"/>
          <w:szCs w:val="24"/>
        </w:rPr>
        <w:t xml:space="preserve"> </w:t>
      </w:r>
      <w:proofErr w:type="spellStart"/>
      <w:r>
        <w:rPr>
          <w:sz w:val="24"/>
          <w:szCs w:val="24"/>
        </w:rPr>
        <w:t>el</w:t>
      </w:r>
      <w:proofErr w:type="spellEnd"/>
      <w:r>
        <w:rPr>
          <w:sz w:val="24"/>
          <w:szCs w:val="24"/>
        </w:rPr>
        <w:t xml:space="preserve"> taller </w:t>
      </w:r>
      <w:proofErr w:type="spellStart"/>
      <w:r>
        <w:rPr>
          <w:sz w:val="24"/>
          <w:szCs w:val="24"/>
        </w:rPr>
        <w:t>centralizado</w:t>
      </w:r>
      <w:proofErr w:type="spellEnd"/>
      <w:r>
        <w:rPr>
          <w:sz w:val="24"/>
          <w:szCs w:val="24"/>
        </w:rPr>
        <w:t xml:space="preserve">, me </w:t>
      </w:r>
      <w:proofErr w:type="spellStart"/>
      <w:r>
        <w:rPr>
          <w:sz w:val="24"/>
          <w:szCs w:val="24"/>
        </w:rPr>
        <w:t>gustaría</w:t>
      </w:r>
      <w:proofErr w:type="spellEnd"/>
      <w:r>
        <w:rPr>
          <w:sz w:val="24"/>
          <w:szCs w:val="24"/>
        </w:rPr>
        <w:t xml:space="preserve"> que me </w:t>
      </w:r>
      <w:proofErr w:type="spellStart"/>
      <w:r>
        <w:rPr>
          <w:sz w:val="24"/>
          <w:szCs w:val="24"/>
        </w:rPr>
        <w:t>remitan</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otras</w:t>
      </w:r>
      <w:proofErr w:type="spellEnd"/>
      <w:r>
        <w:rPr>
          <w:sz w:val="24"/>
          <w:szCs w:val="24"/>
        </w:rPr>
        <w:t xml:space="preserve"> </w:t>
      </w:r>
      <w:proofErr w:type="spellStart"/>
      <w:r>
        <w:rPr>
          <w:sz w:val="24"/>
          <w:szCs w:val="24"/>
        </w:rPr>
        <w:t>organizaciones</w:t>
      </w:r>
      <w:proofErr w:type="spellEnd"/>
      <w:r>
        <w:rPr>
          <w:sz w:val="24"/>
          <w:szCs w:val="24"/>
        </w:rPr>
        <w:t xml:space="preserve"> sin fines de </w:t>
      </w:r>
      <w:proofErr w:type="spellStart"/>
      <w:r>
        <w:rPr>
          <w:sz w:val="24"/>
          <w:szCs w:val="24"/>
        </w:rPr>
        <w:t>lucro</w:t>
      </w:r>
      <w:proofErr w:type="spellEnd"/>
      <w:r>
        <w:rPr>
          <w:sz w:val="24"/>
          <w:szCs w:val="24"/>
        </w:rPr>
        <w:t xml:space="preserve"> </w:t>
      </w:r>
      <w:proofErr w:type="spellStart"/>
      <w:r>
        <w:rPr>
          <w:sz w:val="24"/>
          <w:szCs w:val="24"/>
        </w:rPr>
        <w:t>en</w:t>
      </w:r>
      <w:proofErr w:type="spellEnd"/>
      <w:r>
        <w:rPr>
          <w:sz w:val="24"/>
          <w:szCs w:val="24"/>
        </w:rPr>
        <w:t xml:space="preserve"> Illinois. </w:t>
      </w:r>
      <w:proofErr w:type="spellStart"/>
      <w:r>
        <w:rPr>
          <w:sz w:val="24"/>
          <w:szCs w:val="24"/>
        </w:rPr>
        <w:t>Entiendo</w:t>
      </w:r>
      <w:proofErr w:type="spellEnd"/>
      <w:r>
        <w:rPr>
          <w:sz w:val="24"/>
          <w:szCs w:val="24"/>
        </w:rPr>
        <w:t xml:space="preserve"> y </w:t>
      </w:r>
      <w:proofErr w:type="spellStart"/>
      <w:r>
        <w:rPr>
          <w:sz w:val="24"/>
          <w:szCs w:val="24"/>
        </w:rPr>
        <w:t>reconozco</w:t>
      </w:r>
      <w:proofErr w:type="spellEnd"/>
      <w:r>
        <w:rPr>
          <w:sz w:val="24"/>
          <w:szCs w:val="24"/>
        </w:rPr>
        <w:t xml:space="preserve"> que, </w:t>
      </w:r>
      <w:proofErr w:type="spellStart"/>
      <w:r>
        <w:rPr>
          <w:sz w:val="24"/>
          <w:szCs w:val="24"/>
        </w:rPr>
        <w:t>como</w:t>
      </w:r>
      <w:proofErr w:type="spellEnd"/>
      <w:r>
        <w:rPr>
          <w:sz w:val="24"/>
          <w:szCs w:val="24"/>
        </w:rPr>
        <w:t xml:space="preserve"> </w:t>
      </w:r>
      <w:proofErr w:type="spellStart"/>
      <w:r>
        <w:rPr>
          <w:sz w:val="24"/>
          <w:szCs w:val="24"/>
        </w:rPr>
        <w:t>parte</w:t>
      </w:r>
      <w:proofErr w:type="spellEnd"/>
      <w:r>
        <w:rPr>
          <w:sz w:val="24"/>
          <w:szCs w:val="24"/>
        </w:rPr>
        <w:t xml:space="preserve"> de ese </w:t>
      </w:r>
      <w:proofErr w:type="spellStart"/>
      <w:r>
        <w:rPr>
          <w:sz w:val="24"/>
          <w:szCs w:val="24"/>
        </w:rPr>
        <w:t>proceso</w:t>
      </w:r>
      <w:proofErr w:type="spellEnd"/>
      <w:r>
        <w:rPr>
          <w:sz w:val="24"/>
          <w:szCs w:val="24"/>
        </w:rPr>
        <w:t xml:space="preserve"> de </w:t>
      </w:r>
      <w:proofErr w:type="spellStart"/>
      <w:r>
        <w:rPr>
          <w:sz w:val="24"/>
          <w:szCs w:val="24"/>
        </w:rPr>
        <w:t>referencia</w:t>
      </w:r>
      <w:proofErr w:type="spellEnd"/>
      <w:r>
        <w:rPr>
          <w:sz w:val="24"/>
          <w:szCs w:val="24"/>
        </w:rPr>
        <w:t xml:space="preserve">, mi </w:t>
      </w:r>
      <w:proofErr w:type="spellStart"/>
      <w:r>
        <w:rPr>
          <w:sz w:val="24"/>
          <w:szCs w:val="24"/>
        </w:rPr>
        <w:t>información</w:t>
      </w:r>
      <w:proofErr w:type="spellEnd"/>
      <w:r>
        <w:rPr>
          <w:sz w:val="24"/>
          <w:szCs w:val="24"/>
        </w:rPr>
        <w:t xml:space="preserve"> de </w:t>
      </w:r>
      <w:proofErr w:type="spellStart"/>
      <w:r>
        <w:rPr>
          <w:sz w:val="24"/>
          <w:szCs w:val="24"/>
        </w:rPr>
        <w:t>contacto</w:t>
      </w:r>
      <w:proofErr w:type="spellEnd"/>
      <w:r>
        <w:rPr>
          <w:sz w:val="24"/>
          <w:szCs w:val="24"/>
        </w:rPr>
        <w:t xml:space="preserve">, </w:t>
      </w:r>
      <w:proofErr w:type="spellStart"/>
      <w:r>
        <w:rPr>
          <w:sz w:val="24"/>
          <w:szCs w:val="24"/>
        </w:rPr>
        <w:t>así</w:t>
      </w:r>
      <w:proofErr w:type="spellEnd"/>
      <w:r>
        <w:rPr>
          <w:sz w:val="24"/>
          <w:szCs w:val="24"/>
        </w:rPr>
        <w:t xml:space="preserve"> </w:t>
      </w:r>
      <w:proofErr w:type="spellStart"/>
      <w:r>
        <w:rPr>
          <w:sz w:val="24"/>
          <w:szCs w:val="24"/>
        </w:rPr>
        <w:t>como</w:t>
      </w:r>
      <w:proofErr w:type="spellEnd"/>
      <w:r>
        <w:rPr>
          <w:sz w:val="24"/>
          <w:szCs w:val="24"/>
        </w:rPr>
        <w:t xml:space="preserve"> un breve </w:t>
      </w:r>
      <w:proofErr w:type="spellStart"/>
      <w:r>
        <w:rPr>
          <w:sz w:val="24"/>
          <w:szCs w:val="24"/>
        </w:rPr>
        <w:t>resumen</w:t>
      </w:r>
      <w:proofErr w:type="spellEnd"/>
      <w:r>
        <w:rPr>
          <w:sz w:val="24"/>
          <w:szCs w:val="24"/>
        </w:rPr>
        <w:t xml:space="preserve"> de mi </w:t>
      </w:r>
      <w:proofErr w:type="spellStart"/>
      <w:r>
        <w:rPr>
          <w:sz w:val="24"/>
          <w:szCs w:val="24"/>
        </w:rPr>
        <w:t>caso</w:t>
      </w:r>
      <w:proofErr w:type="spellEnd"/>
      <w:r>
        <w:rPr>
          <w:sz w:val="24"/>
          <w:szCs w:val="24"/>
        </w:rPr>
        <w:t xml:space="preserve">, </w:t>
      </w:r>
      <w:proofErr w:type="spellStart"/>
      <w:r>
        <w:rPr>
          <w:sz w:val="24"/>
          <w:szCs w:val="24"/>
        </w:rPr>
        <w:t>pueden</w:t>
      </w:r>
      <w:proofErr w:type="spellEnd"/>
      <w:r>
        <w:rPr>
          <w:sz w:val="24"/>
          <w:szCs w:val="24"/>
        </w:rPr>
        <w:t xml:space="preserve"> </w:t>
      </w:r>
      <w:proofErr w:type="spellStart"/>
      <w:r>
        <w:rPr>
          <w:sz w:val="24"/>
          <w:szCs w:val="24"/>
        </w:rPr>
        <w:t>compartirse</w:t>
      </w:r>
      <w:proofErr w:type="spellEnd"/>
      <w:r>
        <w:rPr>
          <w:sz w:val="24"/>
          <w:szCs w:val="24"/>
        </w:rPr>
        <w:t xml:space="preserve"> con </w:t>
      </w:r>
      <w:proofErr w:type="spellStart"/>
      <w:r>
        <w:rPr>
          <w:sz w:val="24"/>
          <w:szCs w:val="24"/>
        </w:rPr>
        <w:t>organizaciones</w:t>
      </w:r>
      <w:proofErr w:type="spellEnd"/>
      <w:r>
        <w:rPr>
          <w:sz w:val="24"/>
          <w:szCs w:val="24"/>
        </w:rPr>
        <w:t xml:space="preserve"> </w:t>
      </w:r>
      <w:proofErr w:type="spellStart"/>
      <w:r>
        <w:rPr>
          <w:sz w:val="24"/>
          <w:szCs w:val="24"/>
        </w:rPr>
        <w:t>asociadas</w:t>
      </w:r>
      <w:proofErr w:type="spellEnd"/>
      <w:r>
        <w:rPr>
          <w:sz w:val="24"/>
          <w:szCs w:val="24"/>
        </w:rPr>
        <w:t>.</w:t>
      </w:r>
    </w:p>
    <w:p w14:paraId="000003E4" w14:textId="77777777" w:rsidR="00F430DB" w:rsidRDefault="00F430DB">
      <w:pPr>
        <w:spacing w:after="0"/>
        <w:jc w:val="both"/>
        <w:rPr>
          <w:sz w:val="24"/>
          <w:szCs w:val="24"/>
        </w:rPr>
      </w:pPr>
    </w:p>
    <w:p w14:paraId="000003E5" w14:textId="77777777" w:rsidR="00F430DB" w:rsidRDefault="00F430DB">
      <w:pPr>
        <w:spacing w:after="0"/>
        <w:jc w:val="both"/>
        <w:rPr>
          <w:sz w:val="24"/>
          <w:szCs w:val="24"/>
        </w:rPr>
      </w:pPr>
    </w:p>
    <w:p w14:paraId="000003E6" w14:textId="77777777" w:rsidR="00F430DB" w:rsidRDefault="001877EC">
      <w:pPr>
        <w:spacing w:after="0" w:line="240" w:lineRule="auto"/>
        <w:jc w:val="both"/>
        <w:rPr>
          <w:sz w:val="24"/>
          <w:szCs w:val="24"/>
        </w:rPr>
      </w:pPr>
      <w:r>
        <w:rPr>
          <w:sz w:val="24"/>
          <w:szCs w:val="24"/>
        </w:rPr>
        <w:t>___________________________________________</w:t>
      </w:r>
      <w:r>
        <w:rPr>
          <w:sz w:val="24"/>
          <w:szCs w:val="24"/>
        </w:rPr>
        <w:tab/>
      </w:r>
      <w:r>
        <w:rPr>
          <w:sz w:val="24"/>
          <w:szCs w:val="24"/>
        </w:rPr>
        <w:tab/>
      </w:r>
      <w:r>
        <w:rPr>
          <w:sz w:val="24"/>
          <w:szCs w:val="24"/>
        </w:rPr>
        <w:tab/>
      </w:r>
      <w:r>
        <w:rPr>
          <w:sz w:val="24"/>
          <w:szCs w:val="24"/>
        </w:rPr>
        <w:tab/>
        <w:t>___________________ </w:t>
      </w:r>
    </w:p>
    <w:p w14:paraId="000003E7" w14:textId="77777777" w:rsidR="00F430DB" w:rsidRDefault="001877EC">
      <w:pPr>
        <w:spacing w:after="0" w:line="240" w:lineRule="auto"/>
        <w:rPr>
          <w:b/>
          <w:sz w:val="24"/>
          <w:szCs w:val="24"/>
        </w:rPr>
      </w:pPr>
      <w:r>
        <w:rPr>
          <w:b/>
          <w:sz w:val="24"/>
          <w:szCs w:val="24"/>
        </w:rPr>
        <w:t xml:space="preserve">Participant’s Signature / </w:t>
      </w:r>
      <w:proofErr w:type="spellStart"/>
      <w:r>
        <w:rPr>
          <w:b/>
          <w:sz w:val="24"/>
          <w:szCs w:val="24"/>
        </w:rPr>
        <w:t>Firma</w:t>
      </w:r>
      <w:proofErr w:type="spellEnd"/>
      <w:r>
        <w:rPr>
          <w:b/>
          <w:sz w:val="24"/>
          <w:szCs w:val="24"/>
        </w:rPr>
        <w:t xml:space="preserve"> del </w:t>
      </w:r>
      <w:proofErr w:type="spellStart"/>
      <w:r>
        <w:rPr>
          <w:b/>
          <w:sz w:val="24"/>
          <w:szCs w:val="24"/>
        </w:rPr>
        <w:t>participante</w:t>
      </w:r>
      <w:proofErr w:type="spellEnd"/>
      <w:r>
        <w:rPr>
          <w:sz w:val="24"/>
          <w:szCs w:val="24"/>
        </w:rPr>
        <w:tab/>
      </w:r>
      <w:r>
        <w:rPr>
          <w:sz w:val="24"/>
          <w:szCs w:val="24"/>
        </w:rPr>
        <w:tab/>
      </w:r>
      <w:r>
        <w:rPr>
          <w:sz w:val="24"/>
          <w:szCs w:val="24"/>
        </w:rPr>
        <w:tab/>
      </w:r>
      <w:r>
        <w:rPr>
          <w:sz w:val="24"/>
          <w:szCs w:val="24"/>
        </w:rPr>
        <w:tab/>
      </w:r>
      <w:r>
        <w:rPr>
          <w:sz w:val="24"/>
          <w:szCs w:val="24"/>
        </w:rPr>
        <w:tab/>
      </w:r>
      <w:r>
        <w:rPr>
          <w:b/>
          <w:sz w:val="24"/>
          <w:szCs w:val="24"/>
        </w:rPr>
        <w:t xml:space="preserve">Date / </w:t>
      </w:r>
      <w:proofErr w:type="spellStart"/>
      <w:r>
        <w:rPr>
          <w:b/>
          <w:sz w:val="24"/>
          <w:szCs w:val="24"/>
        </w:rPr>
        <w:t>Fecha</w:t>
      </w:r>
      <w:proofErr w:type="spellEnd"/>
    </w:p>
    <w:p w14:paraId="000003E8" w14:textId="77777777" w:rsidR="00F430DB" w:rsidRDefault="00F430DB">
      <w:pPr>
        <w:spacing w:after="0" w:line="240" w:lineRule="auto"/>
        <w:rPr>
          <w:sz w:val="24"/>
          <w:szCs w:val="24"/>
        </w:rPr>
      </w:pPr>
    </w:p>
    <w:p w14:paraId="000003E9" w14:textId="77777777" w:rsidR="00F430DB" w:rsidRDefault="00F430DB">
      <w:pPr>
        <w:spacing w:after="0" w:line="240" w:lineRule="auto"/>
        <w:rPr>
          <w:sz w:val="24"/>
          <w:szCs w:val="24"/>
        </w:rPr>
      </w:pPr>
    </w:p>
    <w:p w14:paraId="000003EA" w14:textId="77777777" w:rsidR="00F430DB" w:rsidRDefault="00F430DB">
      <w:pPr>
        <w:spacing w:after="0" w:line="240" w:lineRule="auto"/>
        <w:rPr>
          <w:sz w:val="24"/>
          <w:szCs w:val="24"/>
        </w:rPr>
      </w:pPr>
    </w:p>
    <w:p w14:paraId="000003EB" w14:textId="77777777" w:rsidR="00F430DB" w:rsidRDefault="00F430DB">
      <w:pPr>
        <w:spacing w:after="0" w:line="240" w:lineRule="auto"/>
        <w:rPr>
          <w:sz w:val="24"/>
          <w:szCs w:val="24"/>
        </w:rPr>
      </w:pPr>
    </w:p>
    <w:p w14:paraId="000003EC" w14:textId="77777777" w:rsidR="00F430DB" w:rsidRDefault="00F430DB">
      <w:pPr>
        <w:spacing w:after="0" w:line="240" w:lineRule="auto"/>
        <w:rPr>
          <w:sz w:val="24"/>
          <w:szCs w:val="24"/>
        </w:rPr>
      </w:pPr>
    </w:p>
    <w:p w14:paraId="000003ED" w14:textId="77777777" w:rsidR="00F430DB" w:rsidRDefault="00F430DB">
      <w:pPr>
        <w:spacing w:after="0" w:line="240" w:lineRule="auto"/>
        <w:rPr>
          <w:sz w:val="24"/>
          <w:szCs w:val="24"/>
        </w:rPr>
      </w:pPr>
    </w:p>
    <w:p w14:paraId="000003EE" w14:textId="77777777" w:rsidR="00F430DB" w:rsidRDefault="001877EC">
      <w:pPr>
        <w:spacing w:after="160" w:line="259" w:lineRule="auto"/>
        <w:rPr>
          <w:sz w:val="24"/>
          <w:szCs w:val="24"/>
        </w:rPr>
      </w:pPr>
      <w:r>
        <w:br w:type="page"/>
      </w:r>
    </w:p>
    <w:p w14:paraId="000003EF" w14:textId="77777777" w:rsidR="00F430DB" w:rsidRDefault="00F430DB">
      <w:pPr>
        <w:spacing w:after="160" w:line="259" w:lineRule="auto"/>
        <w:rPr>
          <w:sz w:val="24"/>
          <w:szCs w:val="24"/>
        </w:rPr>
      </w:pPr>
    </w:p>
    <w:p w14:paraId="000003F0" w14:textId="77777777" w:rsidR="00F430DB" w:rsidRDefault="001877EC">
      <w:pPr>
        <w:spacing w:after="0" w:line="240" w:lineRule="auto"/>
        <w:rPr>
          <w:b/>
          <w:sz w:val="2"/>
          <w:szCs w:val="2"/>
        </w:rPr>
      </w:pPr>
      <w:r>
        <w:rPr>
          <w:noProof/>
        </w:rPr>
        <w:drawing>
          <wp:anchor distT="0" distB="0" distL="114300" distR="114300" simplePos="0" relativeHeight="251660288" behindDoc="0" locked="0" layoutInCell="1" hidden="0" allowOverlap="1" wp14:anchorId="49071FA2" wp14:editId="31555827">
            <wp:simplePos x="0" y="0"/>
            <wp:positionH relativeFrom="column">
              <wp:posOffset>5241362</wp:posOffset>
            </wp:positionH>
            <wp:positionV relativeFrom="paragraph">
              <wp:posOffset>-381231</wp:posOffset>
            </wp:positionV>
            <wp:extent cx="1762688" cy="860080"/>
            <wp:effectExtent l="0" t="0" r="0" b="0"/>
            <wp:wrapNone/>
            <wp:docPr id="1908562193"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7"/>
                    <a:srcRect t="22166" b="29011"/>
                    <a:stretch>
                      <a:fillRect/>
                    </a:stretch>
                  </pic:blipFill>
                  <pic:spPr>
                    <a:xfrm>
                      <a:off x="0" y="0"/>
                      <a:ext cx="1762688" cy="860080"/>
                    </a:xfrm>
                    <a:prstGeom prst="rect">
                      <a:avLst/>
                    </a:prstGeom>
                    <a:ln/>
                  </pic:spPr>
                </pic:pic>
              </a:graphicData>
            </a:graphic>
          </wp:anchor>
        </w:drawing>
      </w:r>
    </w:p>
    <w:p w14:paraId="000003F1" w14:textId="77777777" w:rsidR="00F430DB" w:rsidRDefault="00F430DB">
      <w:pPr>
        <w:spacing w:after="0" w:line="240" w:lineRule="auto"/>
        <w:rPr>
          <w:b/>
          <w:sz w:val="2"/>
          <w:szCs w:val="2"/>
        </w:rPr>
      </w:pPr>
    </w:p>
    <w:p w14:paraId="000003F2" w14:textId="77777777" w:rsidR="00F430DB" w:rsidRDefault="001877EC">
      <w:pPr>
        <w:spacing w:after="0" w:line="240" w:lineRule="auto"/>
        <w:jc w:val="center"/>
        <w:rPr>
          <w:b/>
          <w:sz w:val="24"/>
          <w:szCs w:val="24"/>
        </w:rPr>
      </w:pPr>
      <w:r>
        <w:rPr>
          <w:b/>
          <w:sz w:val="24"/>
          <w:szCs w:val="24"/>
        </w:rPr>
        <w:t xml:space="preserve">SCREENER </w:t>
      </w:r>
      <w:sdt>
        <w:sdtPr>
          <w:tag w:val="goog_rdk_193"/>
          <w:id w:val="583190171"/>
        </w:sdtPr>
        <w:sdtContent>
          <w:commentRangeStart w:id="72"/>
        </w:sdtContent>
      </w:sdt>
      <w:r>
        <w:rPr>
          <w:b/>
          <w:sz w:val="24"/>
          <w:szCs w:val="24"/>
        </w:rPr>
        <w:t>EVALUATION</w:t>
      </w:r>
      <w:commentRangeEnd w:id="72"/>
      <w:r>
        <w:commentReference w:id="72"/>
      </w:r>
    </w:p>
    <w:p w14:paraId="000003F3" w14:textId="77777777" w:rsidR="00F430DB" w:rsidRDefault="00F430DB">
      <w:pPr>
        <w:spacing w:after="0" w:line="240" w:lineRule="auto"/>
        <w:rPr>
          <w:b/>
          <w:u w:val="single"/>
        </w:rPr>
      </w:pPr>
    </w:p>
    <w:p w14:paraId="000003F4" w14:textId="77777777" w:rsidR="00F430DB" w:rsidRDefault="001877EC">
      <w:pPr>
        <w:spacing w:after="0" w:line="240" w:lineRule="auto"/>
        <w:rPr>
          <w:b/>
          <w:u w:val="single"/>
        </w:rPr>
      </w:pPr>
      <w:r>
        <w:rPr>
          <w:b/>
          <w:u w:val="single"/>
        </w:rPr>
        <w:t>TO BE COMPLETED BY LEGAL SUPERVISOR AFTER SCREENING:</w:t>
      </w:r>
    </w:p>
    <w:p w14:paraId="000003F5" w14:textId="77777777" w:rsidR="00F430DB" w:rsidRDefault="001877EC">
      <w:pPr>
        <w:spacing w:after="0" w:line="240" w:lineRule="auto"/>
        <w:rPr>
          <w:b/>
        </w:rPr>
      </w:pPr>
      <w:r>
        <w:rPr>
          <w:b/>
        </w:rPr>
        <w:t>Supervisor Name: ___________________________________</w:t>
      </w:r>
    </w:p>
    <w:p w14:paraId="000003F6" w14:textId="77777777" w:rsidR="00F430DB" w:rsidRDefault="00F430DB">
      <w:pPr>
        <w:spacing w:after="0" w:line="240" w:lineRule="auto"/>
        <w:rPr>
          <w:b/>
        </w:rPr>
      </w:pPr>
    </w:p>
    <w:p w14:paraId="000003F7" w14:textId="77777777" w:rsidR="00F430DB" w:rsidRDefault="001877EC">
      <w:pPr>
        <w:spacing w:after="0" w:line="240" w:lineRule="auto"/>
        <w:rPr>
          <w:b/>
        </w:rPr>
      </w:pPr>
      <w:r>
        <w:rPr>
          <w:b/>
          <w:i/>
        </w:rPr>
        <w:t xml:space="preserve">Eligibility Results </w:t>
      </w:r>
      <w:r>
        <w:rPr>
          <w:b/>
        </w:rPr>
        <w:t>(Provide participant with Legal Screening Summary)</w:t>
      </w:r>
    </w:p>
    <w:p w14:paraId="000003F8" w14:textId="77777777" w:rsidR="00F430DB" w:rsidRDefault="00F430DB">
      <w:pPr>
        <w:spacing w:after="0" w:line="240" w:lineRule="auto"/>
        <w:rPr>
          <w:b/>
        </w:rPr>
      </w:pPr>
    </w:p>
    <w:p w14:paraId="000003F9" w14:textId="77777777" w:rsidR="00F430DB" w:rsidRDefault="001877EC">
      <w:pPr>
        <w:spacing w:after="0" w:line="240" w:lineRule="auto"/>
        <w:rPr>
          <w:b/>
        </w:rPr>
      </w:pPr>
      <w:r>
        <w:rPr>
          <w:b/>
        </w:rPr>
        <w:t>List ALL potential eligibility, then fill out information below: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3FA" w14:textId="77777777" w:rsidR="00F430DB" w:rsidRDefault="00F430DB">
      <w:pPr>
        <w:spacing w:after="0" w:line="240" w:lineRule="auto"/>
        <w:rPr>
          <w:b/>
        </w:rPr>
      </w:pPr>
    </w:p>
    <w:p w14:paraId="000003FB" w14:textId="77777777" w:rsidR="00F430DB" w:rsidRDefault="001877EC">
      <w:pPr>
        <w:spacing w:after="0" w:line="240" w:lineRule="auto"/>
        <w:rPr>
          <w:i/>
        </w:rPr>
      </w:pPr>
      <w:sdt>
        <w:sdtPr>
          <w:tag w:val="goog_rdk_194"/>
          <w:id w:val="1544251859"/>
        </w:sdtPr>
        <w:sdtContent>
          <w:r>
            <w:rPr>
              <w:rFonts w:ascii="Arial Unicode MS" w:eastAsia="Arial Unicode MS" w:hAnsi="Arial Unicode MS" w:cs="Arial Unicode MS"/>
              <w:sz w:val="24"/>
              <w:szCs w:val="24"/>
            </w:rPr>
            <w:t>☐</w:t>
          </w:r>
        </w:sdtContent>
      </w:sdt>
      <w:r>
        <w:t xml:space="preserve"> </w:t>
      </w:r>
      <w:r>
        <w:rPr>
          <w:b/>
        </w:rPr>
        <w:t>Ineligible</w:t>
      </w:r>
      <w:r>
        <w:t xml:space="preserve"> – </w:t>
      </w:r>
      <w:r>
        <w:rPr>
          <w:i/>
        </w:rPr>
        <w:t>Provide participant with Screening Summary, referral list, and applicable resources, and walk to check-out</w:t>
      </w:r>
      <w:r>
        <w:rPr>
          <w:i/>
          <w:sz w:val="24"/>
          <w:szCs w:val="24"/>
        </w:rPr>
        <w:t>.</w:t>
      </w:r>
    </w:p>
    <w:p w14:paraId="000003FC" w14:textId="77777777" w:rsidR="00F430DB" w:rsidRDefault="00F430DB">
      <w:pPr>
        <w:spacing w:after="0" w:line="240" w:lineRule="auto"/>
        <w:rPr>
          <w:i/>
          <w:sz w:val="24"/>
          <w:szCs w:val="24"/>
        </w:rPr>
      </w:pPr>
    </w:p>
    <w:p w14:paraId="000003FD" w14:textId="77777777" w:rsidR="00F430DB" w:rsidRDefault="001877EC">
      <w:pPr>
        <w:spacing w:after="0" w:line="240" w:lineRule="auto"/>
        <w:rPr>
          <w:i/>
        </w:rPr>
      </w:pPr>
      <w:sdt>
        <w:sdtPr>
          <w:tag w:val="goog_rdk_195"/>
          <w:id w:val="659658011"/>
        </w:sdtPr>
        <w:sdtContent>
          <w:r>
            <w:rPr>
              <w:rFonts w:ascii="Arial Unicode MS" w:eastAsia="Arial Unicode MS" w:hAnsi="Arial Unicode MS" w:cs="Arial Unicode MS"/>
              <w:sz w:val="24"/>
              <w:szCs w:val="24"/>
            </w:rPr>
            <w:t>☐</w:t>
          </w:r>
        </w:sdtContent>
      </w:sdt>
      <w:r>
        <w:t xml:space="preserve"> </w:t>
      </w:r>
      <w:r>
        <w:rPr>
          <w:b/>
        </w:rPr>
        <w:t xml:space="preserve">Applicant eligible for workshop app prep; schedule for follow up appointment </w:t>
      </w:r>
      <w:r>
        <w:t xml:space="preserve">for application preparation – </w:t>
      </w:r>
      <w:r>
        <w:rPr>
          <w:i/>
        </w:rPr>
        <w:t>Provide participant with Screening Summary with checklist of required documents/information. Flag Amy for participant to be scheduled for follow-up appointment.</w:t>
      </w:r>
    </w:p>
    <w:p w14:paraId="000003FE" w14:textId="77777777" w:rsidR="00F430DB" w:rsidRDefault="001877EC">
      <w:pPr>
        <w:spacing w:after="0" w:line="240" w:lineRule="auto"/>
      </w:pPr>
      <w:sdt>
        <w:sdtPr>
          <w:tag w:val="goog_rdk_196"/>
          <w:id w:val="-1850097027"/>
        </w:sdtPr>
        <w:sdtContent>
          <w:r>
            <w:rPr>
              <w:rFonts w:ascii="Arial Unicode MS" w:eastAsia="Arial Unicode MS" w:hAnsi="Arial Unicode MS" w:cs="Arial Unicode MS"/>
              <w:sz w:val="24"/>
              <w:szCs w:val="24"/>
            </w:rPr>
            <w:t>☐</w:t>
          </w:r>
        </w:sdtContent>
      </w:sdt>
      <w:r>
        <w:rPr>
          <w:sz w:val="24"/>
          <w:szCs w:val="24"/>
        </w:rPr>
        <w:t xml:space="preserve"> TPS</w:t>
      </w:r>
    </w:p>
    <w:p w14:paraId="000003FF" w14:textId="77777777" w:rsidR="00F430DB" w:rsidRDefault="001877EC">
      <w:pPr>
        <w:spacing w:after="0" w:line="240" w:lineRule="auto"/>
      </w:pPr>
      <w:sdt>
        <w:sdtPr>
          <w:tag w:val="goog_rdk_197"/>
          <w:id w:val="-1570949938"/>
        </w:sdtPr>
        <w:sdtContent>
          <w:r>
            <w:rPr>
              <w:rFonts w:ascii="Arial Unicode MS" w:eastAsia="Arial Unicode MS" w:hAnsi="Arial Unicode MS" w:cs="Arial Unicode MS"/>
              <w:sz w:val="24"/>
              <w:szCs w:val="24"/>
            </w:rPr>
            <w:t>☐</w:t>
          </w:r>
        </w:sdtContent>
      </w:sdt>
      <w:r>
        <w:t xml:space="preserve"> EAD</w:t>
      </w:r>
    </w:p>
    <w:p w14:paraId="00000400" w14:textId="77777777" w:rsidR="00F430DB" w:rsidRDefault="001877EC">
      <w:pPr>
        <w:spacing w:after="0" w:line="240" w:lineRule="auto"/>
        <w:ind w:firstLine="720"/>
      </w:pPr>
      <w:r>
        <w:rPr>
          <w:b/>
        </w:rPr>
        <w:t>EAD Basis:</w:t>
      </w:r>
      <w:r>
        <w:tab/>
      </w:r>
      <w:sdt>
        <w:sdtPr>
          <w:tag w:val="goog_rdk_198"/>
          <w:id w:val="633605138"/>
        </w:sdtPr>
        <w:sdtContent>
          <w:r>
            <w:rPr>
              <w:rFonts w:ascii="Arial Unicode MS" w:eastAsia="Arial Unicode MS" w:hAnsi="Arial Unicode MS" w:cs="Arial Unicode MS"/>
              <w:sz w:val="24"/>
              <w:szCs w:val="24"/>
            </w:rPr>
            <w:t>☐</w:t>
          </w:r>
        </w:sdtContent>
      </w:sdt>
      <w:r>
        <w:t xml:space="preserve"> Parole</w:t>
      </w:r>
      <w:r>
        <w:tab/>
      </w:r>
      <w:sdt>
        <w:sdtPr>
          <w:tag w:val="goog_rdk_199"/>
          <w:id w:val="1598285880"/>
        </w:sdtPr>
        <w:sdtContent>
          <w:r>
            <w:rPr>
              <w:rFonts w:ascii="Arial Unicode MS" w:eastAsia="Arial Unicode MS" w:hAnsi="Arial Unicode MS" w:cs="Arial Unicode MS"/>
              <w:sz w:val="24"/>
              <w:szCs w:val="24"/>
            </w:rPr>
            <w:t>☐</w:t>
          </w:r>
        </w:sdtContent>
      </w:sdt>
      <w:r>
        <w:t xml:space="preserve"> Pending asylum</w:t>
      </w:r>
      <w:r>
        <w:tab/>
      </w:r>
      <w:sdt>
        <w:sdtPr>
          <w:tag w:val="goog_rdk_200"/>
          <w:id w:val="574329373"/>
        </w:sdtPr>
        <w:sdtContent>
          <w:r>
            <w:rPr>
              <w:rFonts w:ascii="Arial Unicode MS" w:eastAsia="Arial Unicode MS" w:hAnsi="Arial Unicode MS" w:cs="Arial Unicode MS"/>
              <w:sz w:val="24"/>
              <w:szCs w:val="24"/>
            </w:rPr>
            <w:t>☐</w:t>
          </w:r>
        </w:sdtContent>
      </w:sdt>
      <w:r>
        <w:t xml:space="preserve"> Pending/approved TPS</w:t>
      </w:r>
      <w:r>
        <w:tab/>
      </w:r>
      <w:sdt>
        <w:sdtPr>
          <w:tag w:val="goog_rdk_201"/>
          <w:id w:val="-1229833411"/>
        </w:sdtPr>
        <w:sdtContent>
          <w:r>
            <w:rPr>
              <w:rFonts w:ascii="Arial Unicode MS" w:eastAsia="Arial Unicode MS" w:hAnsi="Arial Unicode MS" w:cs="Arial Unicode MS"/>
              <w:sz w:val="24"/>
              <w:szCs w:val="24"/>
            </w:rPr>
            <w:t>☐</w:t>
          </w:r>
        </w:sdtContent>
      </w:sdt>
      <w:r>
        <w:t xml:space="preserve"> Order of Supervision</w:t>
      </w:r>
    </w:p>
    <w:p w14:paraId="00000401" w14:textId="77777777" w:rsidR="00F430DB" w:rsidRDefault="001877EC">
      <w:pPr>
        <w:spacing w:after="0" w:line="240" w:lineRule="auto"/>
      </w:pPr>
      <w:sdt>
        <w:sdtPr>
          <w:tag w:val="goog_rdk_202"/>
          <w:id w:val="-718271424"/>
        </w:sdtPr>
        <w:sdtContent>
          <w:r>
            <w:rPr>
              <w:rFonts w:ascii="Arial Unicode MS" w:eastAsia="Arial Unicode MS" w:hAnsi="Arial Unicode MS" w:cs="Arial Unicode MS"/>
              <w:sz w:val="24"/>
              <w:szCs w:val="24"/>
            </w:rPr>
            <w:t>☐</w:t>
          </w:r>
        </w:sdtContent>
      </w:sdt>
      <w:r>
        <w:t xml:space="preserve"> Asylum</w:t>
      </w:r>
    </w:p>
    <w:p w14:paraId="00000402" w14:textId="77777777" w:rsidR="00F430DB" w:rsidRDefault="001877EC">
      <w:pPr>
        <w:spacing w:after="0" w:line="240" w:lineRule="auto"/>
        <w:ind w:firstLine="720"/>
      </w:pPr>
      <w:r>
        <w:rPr>
          <w:b/>
        </w:rPr>
        <w:t>Application type:</w:t>
      </w:r>
      <w:r>
        <w:tab/>
      </w:r>
      <w:sdt>
        <w:sdtPr>
          <w:tag w:val="goog_rdk_203"/>
          <w:id w:val="993453009"/>
        </w:sdtPr>
        <w:sdtContent>
          <w:r>
            <w:rPr>
              <w:rFonts w:ascii="Arial Unicode MS" w:eastAsia="Arial Unicode MS" w:hAnsi="Arial Unicode MS" w:cs="Arial Unicode MS"/>
              <w:sz w:val="24"/>
              <w:szCs w:val="24"/>
            </w:rPr>
            <w:t>☐</w:t>
          </w:r>
        </w:sdtContent>
      </w:sdt>
      <w:r>
        <w:rPr>
          <w:sz w:val="24"/>
          <w:szCs w:val="24"/>
        </w:rPr>
        <w:t xml:space="preserve"> </w:t>
      </w:r>
      <w:r>
        <w:t>Affirmative</w:t>
      </w:r>
      <w:r>
        <w:tab/>
      </w:r>
    </w:p>
    <w:p w14:paraId="00000403" w14:textId="77777777" w:rsidR="00F430DB" w:rsidRDefault="001877EC">
      <w:pPr>
        <w:spacing w:after="0" w:line="240" w:lineRule="auto"/>
        <w:ind w:left="2160" w:firstLine="720"/>
      </w:pPr>
      <w:sdt>
        <w:sdtPr>
          <w:tag w:val="goog_rdk_204"/>
          <w:id w:val="927159966"/>
        </w:sdtPr>
        <w:sdtContent>
          <w:r>
            <w:rPr>
              <w:rFonts w:ascii="Arial Unicode MS" w:eastAsia="Arial Unicode MS" w:hAnsi="Arial Unicode MS" w:cs="Arial Unicode MS"/>
              <w:sz w:val="24"/>
              <w:szCs w:val="24"/>
            </w:rPr>
            <w:t>☐</w:t>
          </w:r>
        </w:sdtContent>
      </w:sdt>
      <w:r>
        <w:rPr>
          <w:sz w:val="24"/>
          <w:szCs w:val="24"/>
        </w:rPr>
        <w:t xml:space="preserve"> </w:t>
      </w:r>
      <w:r>
        <w:t>Defensive</w:t>
      </w:r>
    </w:p>
    <w:p w14:paraId="00000404" w14:textId="77777777" w:rsidR="00F430DB" w:rsidRDefault="00F430DB">
      <w:pPr>
        <w:spacing w:after="0" w:line="240" w:lineRule="auto"/>
        <w:ind w:firstLine="720"/>
      </w:pPr>
    </w:p>
    <w:p w14:paraId="00000405" w14:textId="77777777" w:rsidR="00F430DB" w:rsidRDefault="001877EC">
      <w:pPr>
        <w:spacing w:after="0" w:line="240" w:lineRule="auto"/>
        <w:ind w:firstLine="720"/>
      </w:pPr>
      <w:r>
        <w:rPr>
          <w:b/>
        </w:rPr>
        <w:t xml:space="preserve">Protected grounds: </w:t>
      </w:r>
      <w:r>
        <w:tab/>
      </w:r>
      <w:sdt>
        <w:sdtPr>
          <w:tag w:val="goog_rdk_205"/>
          <w:id w:val="1414361535"/>
        </w:sdtPr>
        <w:sdtContent>
          <w:r>
            <w:rPr>
              <w:rFonts w:ascii="Arial Unicode MS" w:eastAsia="Arial Unicode MS" w:hAnsi="Arial Unicode MS" w:cs="Arial Unicode MS"/>
              <w:sz w:val="24"/>
              <w:szCs w:val="24"/>
            </w:rPr>
            <w:t>☐</w:t>
          </w:r>
        </w:sdtContent>
      </w:sdt>
      <w:r>
        <w:rPr>
          <w:sz w:val="24"/>
          <w:szCs w:val="24"/>
        </w:rPr>
        <w:t xml:space="preserve"> </w:t>
      </w:r>
      <w:r>
        <w:t>Race</w:t>
      </w:r>
    </w:p>
    <w:p w14:paraId="00000406" w14:textId="77777777" w:rsidR="00F430DB" w:rsidRDefault="001877EC">
      <w:pPr>
        <w:spacing w:after="0" w:line="240" w:lineRule="auto"/>
        <w:ind w:firstLine="720"/>
      </w:pPr>
      <w:sdt>
        <w:sdtPr>
          <w:tag w:val="goog_rdk_206"/>
          <w:id w:val="53056826"/>
        </w:sdtPr>
        <w:sdtContent>
          <w:r>
            <w:rPr>
              <w:rFonts w:ascii="Arial Unicode MS" w:eastAsia="Arial Unicode MS" w:hAnsi="Arial Unicode MS" w:cs="Arial Unicode MS"/>
              <w:sz w:val="24"/>
              <w:szCs w:val="24"/>
            </w:rPr>
            <w:t>☐</w:t>
          </w:r>
        </w:sdtContent>
      </w:sdt>
      <w:r>
        <w:rPr>
          <w:sz w:val="24"/>
          <w:szCs w:val="24"/>
        </w:rPr>
        <w:t xml:space="preserve"> </w:t>
      </w:r>
      <w:r>
        <w:t>Religion</w:t>
      </w:r>
    </w:p>
    <w:p w14:paraId="00000407" w14:textId="77777777" w:rsidR="00F430DB" w:rsidRDefault="001877EC">
      <w:pPr>
        <w:spacing w:after="0" w:line="240" w:lineRule="auto"/>
        <w:ind w:firstLine="720"/>
      </w:pPr>
      <w:sdt>
        <w:sdtPr>
          <w:tag w:val="goog_rdk_207"/>
          <w:id w:val="887379623"/>
        </w:sdtPr>
        <w:sdtContent>
          <w:r>
            <w:rPr>
              <w:rFonts w:ascii="Arial Unicode MS" w:eastAsia="Arial Unicode MS" w:hAnsi="Arial Unicode MS" w:cs="Arial Unicode MS"/>
              <w:sz w:val="24"/>
              <w:szCs w:val="24"/>
            </w:rPr>
            <w:t>☐</w:t>
          </w:r>
        </w:sdtContent>
      </w:sdt>
      <w:r>
        <w:rPr>
          <w:sz w:val="24"/>
          <w:szCs w:val="24"/>
        </w:rPr>
        <w:t xml:space="preserve"> </w:t>
      </w:r>
      <w:r>
        <w:t>Nationality</w:t>
      </w:r>
    </w:p>
    <w:p w14:paraId="00000408" w14:textId="77777777" w:rsidR="00F430DB" w:rsidRDefault="001877EC">
      <w:pPr>
        <w:spacing w:after="0" w:line="240" w:lineRule="auto"/>
        <w:ind w:firstLine="720"/>
      </w:pPr>
      <w:sdt>
        <w:sdtPr>
          <w:tag w:val="goog_rdk_208"/>
          <w:id w:val="-1866128278"/>
        </w:sdtPr>
        <w:sdtContent>
          <w:r>
            <w:rPr>
              <w:rFonts w:ascii="Arial Unicode MS" w:eastAsia="Arial Unicode MS" w:hAnsi="Arial Unicode MS" w:cs="Arial Unicode MS"/>
              <w:sz w:val="24"/>
              <w:szCs w:val="24"/>
            </w:rPr>
            <w:t>☐</w:t>
          </w:r>
        </w:sdtContent>
      </w:sdt>
      <w:r>
        <w:t xml:space="preserve"> Political opinion</w:t>
      </w:r>
    </w:p>
    <w:p w14:paraId="00000409" w14:textId="77777777" w:rsidR="00F430DB" w:rsidRDefault="001877EC">
      <w:pPr>
        <w:spacing w:after="0" w:line="240" w:lineRule="auto"/>
        <w:ind w:firstLine="720"/>
      </w:pPr>
      <w:sdt>
        <w:sdtPr>
          <w:tag w:val="goog_rdk_209"/>
          <w:id w:val="1267649574"/>
        </w:sdtPr>
        <w:sdtContent>
          <w:r>
            <w:rPr>
              <w:rFonts w:ascii="Arial Unicode MS" w:eastAsia="Arial Unicode MS" w:hAnsi="Arial Unicode MS" w:cs="Arial Unicode MS"/>
              <w:sz w:val="24"/>
              <w:szCs w:val="24"/>
            </w:rPr>
            <w:t>☐</w:t>
          </w:r>
        </w:sdtContent>
      </w:sdt>
      <w:r>
        <w:rPr>
          <w:sz w:val="24"/>
          <w:szCs w:val="24"/>
        </w:rPr>
        <w:t xml:space="preserve"> </w:t>
      </w:r>
      <w:r>
        <w:t xml:space="preserve">Membership in a particular social group </w:t>
      </w:r>
    </w:p>
    <w:p w14:paraId="0000040A" w14:textId="77777777" w:rsidR="00F430DB" w:rsidRDefault="001877EC">
      <w:pPr>
        <w:spacing w:after="0" w:line="240" w:lineRule="auto"/>
        <w:ind w:left="2880" w:firstLine="720"/>
      </w:pPr>
      <w:r>
        <w:t>Proposed PSGs: ____________________________________________________________________________________________________________________________________________________</w:t>
      </w:r>
    </w:p>
    <w:p w14:paraId="0000040B" w14:textId="77777777" w:rsidR="00F430DB" w:rsidRDefault="001877EC">
      <w:pPr>
        <w:spacing w:after="0" w:line="240" w:lineRule="auto"/>
        <w:ind w:left="2880"/>
      </w:pPr>
      <w:sdt>
        <w:sdtPr>
          <w:tag w:val="goog_rdk_210"/>
          <w:id w:val="834726983"/>
        </w:sdtPr>
        <w:sdtContent>
          <w:r>
            <w:rPr>
              <w:rFonts w:ascii="Arial Unicode MS" w:eastAsia="Arial Unicode MS" w:hAnsi="Arial Unicode MS" w:cs="Arial Unicode MS"/>
              <w:sz w:val="24"/>
              <w:szCs w:val="24"/>
            </w:rPr>
            <w:t>☐</w:t>
          </w:r>
        </w:sdtContent>
      </w:sdt>
      <w:r>
        <w:rPr>
          <w:sz w:val="24"/>
          <w:szCs w:val="24"/>
        </w:rPr>
        <w:t xml:space="preserve"> </w:t>
      </w:r>
      <w:r>
        <w:t>Torture Convention</w:t>
      </w:r>
    </w:p>
    <w:p w14:paraId="0000040C" w14:textId="77777777" w:rsidR="00F430DB" w:rsidRDefault="00F430DB">
      <w:pPr>
        <w:spacing w:after="0" w:line="240" w:lineRule="auto"/>
        <w:ind w:left="2880" w:firstLine="720"/>
      </w:pPr>
    </w:p>
    <w:p w14:paraId="0000040D" w14:textId="77777777" w:rsidR="00F430DB" w:rsidRDefault="001877EC">
      <w:pPr>
        <w:spacing w:after="0" w:line="240" w:lineRule="auto"/>
        <w:ind w:left="720"/>
      </w:pPr>
      <w:r>
        <w:rPr>
          <w:b/>
        </w:rPr>
        <w:t>One-year deadline:</w:t>
      </w:r>
      <w:r>
        <w:tab/>
        <w:t>____________________</w:t>
      </w:r>
    </w:p>
    <w:p w14:paraId="0000040E" w14:textId="77777777" w:rsidR="00F430DB" w:rsidRDefault="001877EC">
      <w:pPr>
        <w:spacing w:after="0" w:line="240" w:lineRule="auto"/>
        <w:ind w:left="720"/>
        <w:rPr>
          <w:i/>
        </w:rPr>
      </w:pPr>
      <w:r>
        <w:rPr>
          <w:b/>
        </w:rPr>
        <w:t>Is the one-year deadline within 60 days of today?</w:t>
      </w:r>
      <w:r>
        <w:t xml:space="preserve"> </w:t>
      </w:r>
      <w:r>
        <w:tab/>
      </w:r>
      <w:sdt>
        <w:sdtPr>
          <w:tag w:val="goog_rdk_211"/>
          <w:id w:val="-589151597"/>
        </w:sdtPr>
        <w:sdtContent>
          <w:r>
            <w:rPr>
              <w:rFonts w:ascii="Arial Unicode MS" w:eastAsia="Arial Unicode MS" w:hAnsi="Arial Unicode MS" w:cs="Arial Unicode MS"/>
              <w:sz w:val="24"/>
              <w:szCs w:val="24"/>
            </w:rPr>
            <w:t>☐</w:t>
          </w:r>
        </w:sdtContent>
      </w:sdt>
      <w:r>
        <w:t xml:space="preserve"> Yes</w:t>
      </w:r>
      <w:r>
        <w:tab/>
      </w:r>
      <w:sdt>
        <w:sdtPr>
          <w:tag w:val="goog_rdk_212"/>
          <w:id w:val="1399317234"/>
        </w:sdtPr>
        <w:sdtContent>
          <w:r>
            <w:rPr>
              <w:rFonts w:ascii="Arial Unicode MS" w:eastAsia="Arial Unicode MS" w:hAnsi="Arial Unicode MS" w:cs="Arial Unicode MS"/>
              <w:sz w:val="24"/>
              <w:szCs w:val="24"/>
            </w:rPr>
            <w:t>☐</w:t>
          </w:r>
        </w:sdtContent>
      </w:sdt>
      <w:r>
        <w:t xml:space="preserve"> No</w:t>
      </w:r>
      <w:r>
        <w:tab/>
      </w:r>
    </w:p>
    <w:p w14:paraId="0000040F" w14:textId="77777777" w:rsidR="00F430DB" w:rsidRDefault="00F430DB">
      <w:pPr>
        <w:spacing w:after="0" w:line="240" w:lineRule="auto"/>
        <w:ind w:left="720"/>
        <w:rPr>
          <w:sz w:val="24"/>
          <w:szCs w:val="24"/>
        </w:rPr>
      </w:pPr>
    </w:p>
    <w:p w14:paraId="00000410" w14:textId="77777777" w:rsidR="00F430DB" w:rsidRDefault="001877EC">
      <w:pPr>
        <w:spacing w:after="0" w:line="240" w:lineRule="auto"/>
        <w:ind w:firstLine="720"/>
      </w:pPr>
      <w:r>
        <w:rPr>
          <w:b/>
        </w:rPr>
        <w:t xml:space="preserve">Follow-up appointment: </w:t>
      </w:r>
      <w:r>
        <w:tab/>
      </w:r>
      <w:r>
        <w:rPr>
          <w:b/>
        </w:rPr>
        <w:t>Date: _____________________</w:t>
      </w:r>
      <w:r>
        <w:tab/>
      </w:r>
      <w:r>
        <w:tab/>
      </w:r>
      <w:r>
        <w:rPr>
          <w:b/>
        </w:rPr>
        <w:t>Time: ___________________</w:t>
      </w:r>
    </w:p>
    <w:p w14:paraId="00000411" w14:textId="77777777" w:rsidR="00F430DB" w:rsidRDefault="00F430DB">
      <w:pPr>
        <w:spacing w:after="0" w:line="240" w:lineRule="auto"/>
        <w:ind w:firstLine="720"/>
        <w:rPr>
          <w:b/>
        </w:rPr>
      </w:pPr>
    </w:p>
    <w:p w14:paraId="00000412" w14:textId="77777777" w:rsidR="00F430DB" w:rsidRDefault="001877EC">
      <w:pPr>
        <w:spacing w:after="0" w:line="240" w:lineRule="auto"/>
        <w:rPr>
          <w:i/>
        </w:rPr>
      </w:pPr>
      <w:sdt>
        <w:sdtPr>
          <w:tag w:val="goog_rdk_213"/>
          <w:id w:val="-1066337848"/>
        </w:sdtPr>
        <w:sdtContent>
          <w:r>
            <w:rPr>
              <w:rFonts w:ascii="Arial Unicode MS" w:eastAsia="Arial Unicode MS" w:hAnsi="Arial Unicode MS" w:cs="Arial Unicode MS"/>
              <w:sz w:val="24"/>
              <w:szCs w:val="24"/>
            </w:rPr>
            <w:t>☐</w:t>
          </w:r>
        </w:sdtContent>
      </w:sdt>
      <w:r>
        <w:t xml:space="preserve"> </w:t>
      </w:r>
      <w:r>
        <w:rPr>
          <w:b/>
        </w:rPr>
        <w:t xml:space="preserve">Applicant eligible for relief; refer to network partner </w:t>
      </w:r>
      <w:r>
        <w:t xml:space="preserve">– </w:t>
      </w:r>
      <w:r>
        <w:rPr>
          <w:i/>
        </w:rPr>
        <w:t>Applicants who are eligible for relief network partners handle, but unable to be assisted at the workshops, e.g. asylum applicants who are past their one-year filing deadline, subject to other asylum bars, in need of a FOIA request before filing, etc. Provide participant with Screening Summary and walk to check-out to be referred to network partner.</w:t>
      </w:r>
    </w:p>
    <w:p w14:paraId="00000413" w14:textId="77777777" w:rsidR="00F430DB" w:rsidRDefault="00F430DB">
      <w:pPr>
        <w:spacing w:after="0" w:line="240" w:lineRule="auto"/>
        <w:rPr>
          <w:i/>
        </w:rPr>
      </w:pPr>
    </w:p>
    <w:p w14:paraId="00000414" w14:textId="77777777" w:rsidR="00F430DB" w:rsidRDefault="001877EC">
      <w:pPr>
        <w:spacing w:after="0" w:line="240" w:lineRule="auto"/>
        <w:rPr>
          <w:i/>
        </w:rPr>
      </w:pPr>
      <w:sdt>
        <w:sdtPr>
          <w:tag w:val="goog_rdk_214"/>
          <w:id w:val="-869613339"/>
        </w:sdtPr>
        <w:sdtContent>
          <w:r>
            <w:rPr>
              <w:rFonts w:ascii="Arial Unicode MS" w:eastAsia="Arial Unicode MS" w:hAnsi="Arial Unicode MS" w:cs="Arial Unicode MS"/>
              <w:sz w:val="24"/>
              <w:szCs w:val="24"/>
            </w:rPr>
            <w:t>☐</w:t>
          </w:r>
        </w:sdtContent>
      </w:sdt>
      <w:r>
        <w:t xml:space="preserve"> </w:t>
      </w:r>
      <w:r>
        <w:rPr>
          <w:b/>
        </w:rPr>
        <w:t xml:space="preserve">Applicant eligible for relief; non-network referral – </w:t>
      </w:r>
      <w:r>
        <w:rPr>
          <w:i/>
        </w:rPr>
        <w:t xml:space="preserve">Applicants who are eligible for relief our network partners do not handle, or when no network referral slots are available. Provide participant with Screening Summary, referral list, and applicable resources and walk to check-out. </w:t>
      </w:r>
    </w:p>
    <w:p w14:paraId="00000415" w14:textId="77777777" w:rsidR="00F430DB" w:rsidRDefault="00F430DB">
      <w:pPr>
        <w:spacing w:after="0" w:line="240" w:lineRule="auto"/>
        <w:rPr>
          <w:i/>
        </w:rPr>
      </w:pPr>
    </w:p>
    <w:p w14:paraId="00000416" w14:textId="77777777" w:rsidR="00F430DB" w:rsidRDefault="00F430DB">
      <w:pPr>
        <w:spacing w:after="0" w:line="240" w:lineRule="auto"/>
        <w:rPr>
          <w:i/>
        </w:rPr>
      </w:pPr>
    </w:p>
    <w:p w14:paraId="00000417" w14:textId="77777777" w:rsidR="00F430DB" w:rsidRDefault="001877EC">
      <w:pPr>
        <w:spacing w:after="0" w:line="240" w:lineRule="auto"/>
        <w:rPr>
          <w:i/>
          <w:color w:val="000000"/>
          <w:sz w:val="28"/>
          <w:szCs w:val="28"/>
        </w:rPr>
      </w:pPr>
      <w:r>
        <w:rPr>
          <w:i/>
        </w:rPr>
        <w:t xml:space="preserve">Legal Supervisor Notes: </w:t>
      </w:r>
      <w:r>
        <w:rPr>
          <w:i/>
          <w:color w:val="000000"/>
          <w:sz w:val="28"/>
          <w:szCs w:val="2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18" w14:textId="77777777" w:rsidR="00F430DB" w:rsidRDefault="001877EC">
      <w:pPr>
        <w:spacing w:after="160" w:line="259" w:lineRule="auto"/>
        <w:rPr>
          <w:i/>
          <w:color w:val="000000"/>
          <w:sz w:val="28"/>
          <w:szCs w:val="28"/>
        </w:rPr>
      </w:pPr>
      <w:r>
        <w:br w:type="page"/>
      </w:r>
    </w:p>
    <w:p w14:paraId="00000419" w14:textId="77777777" w:rsidR="00F430DB" w:rsidRDefault="00F430DB">
      <w:pPr>
        <w:spacing w:after="0" w:line="240" w:lineRule="auto"/>
        <w:rPr>
          <w:i/>
          <w:color w:val="000000"/>
          <w:sz w:val="28"/>
          <w:szCs w:val="28"/>
        </w:rPr>
      </w:pPr>
    </w:p>
    <w:tbl>
      <w:tblPr>
        <w:tblStyle w:val="3"/>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43E4F8EC" w14:textId="77777777">
        <w:trPr>
          <w:trHeight w:val="1059"/>
        </w:trPr>
        <w:tc>
          <w:tcPr>
            <w:tcW w:w="7428" w:type="dxa"/>
            <w:vAlign w:val="bottom"/>
          </w:tcPr>
          <w:p w14:paraId="0000041A" w14:textId="77777777" w:rsidR="00F430DB" w:rsidRDefault="001877EC">
            <w:pPr>
              <w:spacing w:line="360" w:lineRule="auto"/>
              <w:ind w:right="165"/>
              <w:rPr>
                <w:b/>
                <w:sz w:val="2"/>
                <w:szCs w:val="2"/>
              </w:rPr>
            </w:pPr>
            <w:r>
              <w:rPr>
                <w:noProof/>
              </w:rPr>
              <w:drawing>
                <wp:anchor distT="0" distB="0" distL="114300" distR="114300" simplePos="0" relativeHeight="251661312" behindDoc="0" locked="0" layoutInCell="1" hidden="0" allowOverlap="1" wp14:anchorId="3223A2E4" wp14:editId="1C2CCCB0">
                  <wp:simplePos x="0" y="0"/>
                  <wp:positionH relativeFrom="column">
                    <wp:posOffset>17781</wp:posOffset>
                  </wp:positionH>
                  <wp:positionV relativeFrom="paragraph">
                    <wp:posOffset>-923924</wp:posOffset>
                  </wp:positionV>
                  <wp:extent cx="2000250" cy="975995"/>
                  <wp:effectExtent l="0" t="0" r="0" b="0"/>
                  <wp:wrapNone/>
                  <wp:docPr id="1908562192"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7"/>
                          <a:srcRect t="22166" b="29011"/>
                          <a:stretch>
                            <a:fillRect/>
                          </a:stretch>
                        </pic:blipFill>
                        <pic:spPr>
                          <a:xfrm>
                            <a:off x="0" y="0"/>
                            <a:ext cx="2000250" cy="975995"/>
                          </a:xfrm>
                          <a:prstGeom prst="rect">
                            <a:avLst/>
                          </a:prstGeom>
                          <a:ln/>
                        </pic:spPr>
                      </pic:pic>
                    </a:graphicData>
                  </a:graphic>
                </wp:anchor>
              </w:drawing>
            </w:r>
          </w:p>
        </w:tc>
        <w:tc>
          <w:tcPr>
            <w:tcW w:w="3732" w:type="dxa"/>
          </w:tcPr>
          <w:p w14:paraId="0000041B" w14:textId="77777777" w:rsidR="00F430DB" w:rsidRDefault="001877EC">
            <w:pPr>
              <w:rPr>
                <w:b/>
              </w:rPr>
            </w:pPr>
            <w:r>
              <w:rPr>
                <w:b/>
              </w:rPr>
              <w:t>Today’s Date: ____________________</w:t>
            </w:r>
            <w:r>
              <w:br/>
            </w:r>
            <w:r>
              <w:rPr>
                <w:b/>
              </w:rPr>
              <w:t>Legal Supervisor: _________________</w:t>
            </w:r>
          </w:p>
          <w:p w14:paraId="0000041C" w14:textId="77777777" w:rsidR="00F430DB" w:rsidRDefault="00F430DB">
            <w:pPr>
              <w:rPr>
                <w:b/>
                <w:sz w:val="20"/>
                <w:szCs w:val="20"/>
              </w:rPr>
            </w:pPr>
          </w:p>
        </w:tc>
      </w:tr>
      <w:tr w:rsidR="00F430DB" w14:paraId="30468FAB" w14:textId="77777777">
        <w:trPr>
          <w:trHeight w:val="620"/>
        </w:trPr>
        <w:tc>
          <w:tcPr>
            <w:tcW w:w="11160" w:type="dxa"/>
            <w:gridSpan w:val="2"/>
            <w:vAlign w:val="center"/>
          </w:tcPr>
          <w:p w14:paraId="0000041D" w14:textId="77777777" w:rsidR="00F430DB" w:rsidRDefault="001877EC">
            <w:pPr>
              <w:jc w:val="center"/>
              <w:rPr>
                <w:b/>
                <w:u w:val="single"/>
              </w:rPr>
            </w:pPr>
            <w:r>
              <w:rPr>
                <w:b/>
                <w:sz w:val="44"/>
                <w:szCs w:val="44"/>
                <w:u w:val="single"/>
              </w:rPr>
              <w:t xml:space="preserve">Legal Screening Summary for </w:t>
            </w:r>
            <w:sdt>
              <w:sdtPr>
                <w:tag w:val="goog_rdk_215"/>
                <w:id w:val="-2074342159"/>
              </w:sdtPr>
              <w:sdtContent>
                <w:commentRangeStart w:id="73"/>
              </w:sdtContent>
            </w:sdt>
            <w:r>
              <w:rPr>
                <w:b/>
                <w:sz w:val="44"/>
                <w:szCs w:val="44"/>
                <w:u w:val="single"/>
              </w:rPr>
              <w:t>Applicant</w:t>
            </w:r>
            <w:commentRangeEnd w:id="73"/>
            <w:r>
              <w:commentReference w:id="73"/>
            </w:r>
          </w:p>
        </w:tc>
      </w:tr>
    </w:tbl>
    <w:p w14:paraId="0000041F" w14:textId="77777777" w:rsidR="00F430DB" w:rsidRDefault="001877EC">
      <w:pPr>
        <w:spacing w:before="120" w:after="120" w:line="240" w:lineRule="auto"/>
        <w:ind w:right="-144"/>
        <w:rPr>
          <w:color w:val="000000"/>
        </w:rPr>
      </w:pPr>
      <w:r>
        <w:rPr>
          <w:b/>
        </w:rPr>
        <w:t xml:space="preserve">Full Legal Name: __________________________________________________________ </w:t>
      </w:r>
      <w:r>
        <w:rPr>
          <w:b/>
          <w:color w:val="000000"/>
        </w:rPr>
        <w:t>Date of Birth:</w:t>
      </w:r>
      <w:r>
        <w:rPr>
          <w:color w:val="000000"/>
        </w:rPr>
        <w:t xml:space="preserve"> _____________</w:t>
      </w:r>
    </w:p>
    <w:p w14:paraId="00000420" w14:textId="77777777" w:rsidR="00F430DB" w:rsidRDefault="001877EC">
      <w:pPr>
        <w:spacing w:after="0" w:line="240" w:lineRule="auto"/>
        <w:rPr>
          <w:color w:val="000000"/>
        </w:rPr>
      </w:pPr>
      <w:r>
        <w:rPr>
          <w:color w:val="000000"/>
        </w:rPr>
        <w:t xml:space="preserve">On _______________________ (date), I met with __________________________________________ (name of staff or volunteer) and received a comprehensive legal screening. </w:t>
      </w:r>
    </w:p>
    <w:p w14:paraId="00000421" w14:textId="77777777" w:rsidR="00F430DB" w:rsidRDefault="00F430DB">
      <w:pPr>
        <w:spacing w:after="0" w:line="240" w:lineRule="auto"/>
        <w:rPr>
          <w:color w:val="000000"/>
        </w:rPr>
      </w:pPr>
    </w:p>
    <w:p w14:paraId="00000422" w14:textId="77777777" w:rsidR="00F430DB" w:rsidRDefault="001877EC">
      <w:pPr>
        <w:spacing w:after="0" w:line="240" w:lineRule="auto"/>
        <w:rPr>
          <w:b/>
          <w:color w:val="000000"/>
        </w:rPr>
      </w:pPr>
      <w:r>
        <w:rPr>
          <w:b/>
          <w:color w:val="000000"/>
        </w:rPr>
        <w:t>As a result of the screening, I learned the following:</w:t>
      </w:r>
    </w:p>
    <w:p w14:paraId="00000423" w14:textId="77777777" w:rsidR="00F430DB" w:rsidRDefault="00F430DB">
      <w:pPr>
        <w:spacing w:after="0" w:line="240" w:lineRule="auto"/>
        <w:rPr>
          <w:color w:val="000000"/>
        </w:rPr>
      </w:pPr>
    </w:p>
    <w:p w14:paraId="00000424" w14:textId="77777777" w:rsidR="00F430DB" w:rsidRDefault="001877EC">
      <w:pPr>
        <w:spacing w:after="0" w:line="240" w:lineRule="auto"/>
        <w:rPr>
          <w:color w:val="000000"/>
        </w:rPr>
      </w:pPr>
      <w:sdt>
        <w:sdtPr>
          <w:tag w:val="goog_rdk_216"/>
          <w:id w:val="1006940951"/>
        </w:sdtPr>
        <w:sdtContent>
          <w:r>
            <w:rPr>
              <w:rFonts w:ascii="Arial Unicode MS" w:eastAsia="Arial Unicode MS" w:hAnsi="Arial Unicode MS" w:cs="Arial Unicode MS"/>
              <w:b/>
              <w:color w:val="000000"/>
            </w:rPr>
            <w:t>☐</w:t>
          </w:r>
        </w:sdtContent>
      </w:sdt>
      <w:r>
        <w:rPr>
          <w:b/>
          <w:color w:val="000000"/>
        </w:rPr>
        <w:t xml:space="preserve">  </w:t>
      </w:r>
      <w:r>
        <w:rPr>
          <w:b/>
          <w:color w:val="000000"/>
          <w:u w:val="single"/>
        </w:rPr>
        <w:t>No eligibility</w:t>
      </w:r>
      <w:r>
        <w:rPr>
          <w:color w:val="000000"/>
        </w:rPr>
        <w:t xml:space="preserve"> </w:t>
      </w:r>
      <w:proofErr w:type="gramStart"/>
      <w:r>
        <w:rPr>
          <w:color w:val="000000"/>
        </w:rPr>
        <w:t>-  At</w:t>
      </w:r>
      <w:proofErr w:type="gramEnd"/>
      <w:r>
        <w:rPr>
          <w:color w:val="000000"/>
        </w:rPr>
        <w:t xml:space="preserve"> this time I am not eligible for any immigration benefits. I was advised of my rights, and I was advised I may seek a second opinion with </w:t>
      </w:r>
      <w:r>
        <w:rPr>
          <w:sz w:val="24"/>
          <w:szCs w:val="24"/>
        </w:rPr>
        <w:t xml:space="preserve">another legal </w:t>
      </w:r>
      <w:proofErr w:type="spellStart"/>
      <w:proofErr w:type="gramStart"/>
      <w:r>
        <w:rPr>
          <w:sz w:val="24"/>
          <w:szCs w:val="24"/>
        </w:rPr>
        <w:t>respresentative</w:t>
      </w:r>
      <w:proofErr w:type="spellEnd"/>
      <w:r>
        <w:rPr>
          <w:color w:val="000000"/>
        </w:rPr>
        <w:t xml:space="preserve">  in</w:t>
      </w:r>
      <w:proofErr w:type="gramEnd"/>
      <w:r>
        <w:rPr>
          <w:color w:val="000000"/>
        </w:rPr>
        <w:t xml:space="preserve"> the future. </w:t>
      </w:r>
    </w:p>
    <w:p w14:paraId="00000425" w14:textId="77777777" w:rsidR="00F430DB" w:rsidRDefault="00F430DB">
      <w:pPr>
        <w:spacing w:after="0" w:line="240" w:lineRule="auto"/>
        <w:rPr>
          <w:color w:val="000000"/>
        </w:rPr>
      </w:pPr>
    </w:p>
    <w:p w14:paraId="00000426" w14:textId="77777777" w:rsidR="00F430DB" w:rsidRDefault="001877EC">
      <w:pPr>
        <w:spacing w:after="0" w:line="240" w:lineRule="auto"/>
        <w:rPr>
          <w:color w:val="000000"/>
        </w:rPr>
      </w:pPr>
      <w:sdt>
        <w:sdtPr>
          <w:tag w:val="goog_rdk_217"/>
          <w:id w:val="-870917593"/>
        </w:sdtPr>
        <w:sdtContent>
          <w:r>
            <w:rPr>
              <w:rFonts w:ascii="Arial Unicode MS" w:eastAsia="Arial Unicode MS" w:hAnsi="Arial Unicode MS" w:cs="Arial Unicode MS"/>
              <w:b/>
              <w:color w:val="000000"/>
            </w:rPr>
            <w:t>☐</w:t>
          </w:r>
        </w:sdtContent>
      </w:sdt>
      <w:r>
        <w:rPr>
          <w:b/>
          <w:color w:val="000000"/>
        </w:rPr>
        <w:t xml:space="preserve"> </w:t>
      </w:r>
      <w:r>
        <w:rPr>
          <w:b/>
          <w:color w:val="000000"/>
          <w:u w:val="single"/>
        </w:rPr>
        <w:t xml:space="preserve">Eligible &amp; return appointment scheduled </w:t>
      </w:r>
      <w:r>
        <w:rPr>
          <w:color w:val="000000"/>
        </w:rPr>
        <w:t>- I am potentially eligible for the following immigration benefits (list out all possibilities): ______________________________________________________________________________________.</w:t>
      </w:r>
    </w:p>
    <w:p w14:paraId="00000427" w14:textId="77777777" w:rsidR="00F430DB" w:rsidRDefault="00F430DB">
      <w:pPr>
        <w:spacing w:after="0" w:line="240" w:lineRule="auto"/>
        <w:rPr>
          <w:color w:val="000000"/>
        </w:rPr>
      </w:pPr>
    </w:p>
    <w:p w14:paraId="00000428" w14:textId="77777777" w:rsidR="00F430DB" w:rsidRDefault="001877EC">
      <w:pPr>
        <w:spacing w:after="0" w:line="240" w:lineRule="auto"/>
        <w:rPr>
          <w:color w:val="000000"/>
        </w:rPr>
      </w:pPr>
      <w:r>
        <w:rPr>
          <w:color w:val="000000"/>
        </w:rPr>
        <w:t>I am scheduled for a return appointment on _________________ [date] at  _________________ [time] at _________________________________________________________________________________________ [location].</w:t>
      </w:r>
    </w:p>
    <w:p w14:paraId="00000429" w14:textId="77777777" w:rsidR="00F430DB" w:rsidRDefault="00F430DB">
      <w:pPr>
        <w:spacing w:after="0" w:line="240" w:lineRule="auto"/>
        <w:rPr>
          <w:color w:val="000000"/>
        </w:rPr>
      </w:pPr>
    </w:p>
    <w:p w14:paraId="0000042A" w14:textId="77777777" w:rsidR="00F430DB" w:rsidRDefault="001877EC">
      <w:pPr>
        <w:spacing w:after="0" w:line="240" w:lineRule="auto"/>
        <w:rPr>
          <w:color w:val="000000"/>
          <w:sz w:val="36"/>
          <w:szCs w:val="36"/>
        </w:rPr>
      </w:pPr>
      <w:r>
        <w:rPr>
          <w:color w:val="000000"/>
        </w:rPr>
        <w:t xml:space="preserve">I must bring the following documents or information with me that date: </w:t>
      </w:r>
      <w:r>
        <w:rPr>
          <w:color w:val="000000"/>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2B" w14:textId="77777777" w:rsidR="00F430DB" w:rsidRDefault="00F430DB">
      <w:pPr>
        <w:spacing w:after="0" w:line="240" w:lineRule="auto"/>
        <w:rPr>
          <w:color w:val="000000"/>
        </w:rPr>
      </w:pPr>
    </w:p>
    <w:p w14:paraId="0000042C" w14:textId="77777777" w:rsidR="00F430DB" w:rsidRDefault="001877EC">
      <w:pPr>
        <w:spacing w:after="0" w:line="240" w:lineRule="auto"/>
        <w:rPr>
          <w:color w:val="000000"/>
        </w:rPr>
      </w:pPr>
      <w:sdt>
        <w:sdtPr>
          <w:tag w:val="goog_rdk_218"/>
          <w:id w:val="-2120203958"/>
        </w:sdtPr>
        <w:sdtContent>
          <w:r>
            <w:rPr>
              <w:rFonts w:ascii="Arial Unicode MS" w:eastAsia="Arial Unicode MS" w:hAnsi="Arial Unicode MS" w:cs="Arial Unicode MS"/>
              <w:b/>
              <w:color w:val="000000"/>
            </w:rPr>
            <w:t>☐</w:t>
          </w:r>
        </w:sdtContent>
      </w:sdt>
      <w:r>
        <w:rPr>
          <w:b/>
          <w:color w:val="000000"/>
        </w:rPr>
        <w:t xml:space="preserve"> </w:t>
      </w:r>
      <w:r>
        <w:rPr>
          <w:b/>
          <w:color w:val="000000"/>
          <w:u w:val="single"/>
        </w:rPr>
        <w:t>Eligible &amp; Referred to Network Partner</w:t>
      </w:r>
      <w:r>
        <w:rPr>
          <w:color w:val="000000"/>
        </w:rPr>
        <w:t xml:space="preserve"> - I am eligible for the benefits listed above but </w:t>
      </w:r>
      <w:r>
        <w:rPr>
          <w:sz w:val="24"/>
          <w:szCs w:val="24"/>
        </w:rPr>
        <w:t>cannot proceed at the centralized workshop</w:t>
      </w:r>
      <w:r>
        <w:rPr>
          <w:color w:val="000000"/>
        </w:rPr>
        <w:t xml:space="preserve">.  I consent to being referred to another nonprofit immigration service provider who will evaluate my case and may be able to assist me. </w:t>
      </w:r>
    </w:p>
    <w:p w14:paraId="0000042D" w14:textId="77777777" w:rsidR="00F430DB" w:rsidRDefault="00F430DB">
      <w:pPr>
        <w:spacing w:after="0" w:line="240" w:lineRule="auto"/>
        <w:rPr>
          <w:color w:val="000000"/>
        </w:rPr>
      </w:pPr>
    </w:p>
    <w:p w14:paraId="0000042E" w14:textId="77777777" w:rsidR="00F430DB" w:rsidRDefault="001877EC">
      <w:pPr>
        <w:spacing w:after="0" w:line="240" w:lineRule="auto"/>
        <w:rPr>
          <w:color w:val="000000"/>
        </w:rPr>
      </w:pPr>
      <w:r>
        <w:rPr>
          <w:color w:val="000000"/>
        </w:rPr>
        <w:t xml:space="preserve">Referred to ______________________________ organization who will contact me within 5 business days to schedule a follow up appointment. </w:t>
      </w:r>
    </w:p>
    <w:p w14:paraId="0000042F" w14:textId="77777777" w:rsidR="00F430DB" w:rsidRDefault="00F430DB">
      <w:pPr>
        <w:spacing w:after="0" w:line="240" w:lineRule="auto"/>
        <w:rPr>
          <w:color w:val="000000"/>
        </w:rPr>
      </w:pPr>
    </w:p>
    <w:p w14:paraId="00000430" w14:textId="77777777" w:rsidR="00F430DB" w:rsidRDefault="001877EC">
      <w:pPr>
        <w:spacing w:after="0" w:line="240" w:lineRule="auto"/>
        <w:rPr>
          <w:color w:val="000000"/>
        </w:rPr>
      </w:pPr>
      <w:sdt>
        <w:sdtPr>
          <w:tag w:val="goog_rdk_219"/>
          <w:id w:val="117418073"/>
        </w:sdtPr>
        <w:sdtContent>
          <w:r>
            <w:rPr>
              <w:rFonts w:ascii="Arial Unicode MS" w:eastAsia="Arial Unicode MS" w:hAnsi="Arial Unicode MS" w:cs="Arial Unicode MS"/>
              <w:b/>
              <w:color w:val="000000"/>
            </w:rPr>
            <w:t>☐</w:t>
          </w:r>
        </w:sdtContent>
      </w:sdt>
      <w:r>
        <w:rPr>
          <w:b/>
          <w:color w:val="000000"/>
        </w:rPr>
        <w:t xml:space="preserve"> </w:t>
      </w:r>
      <w:r>
        <w:rPr>
          <w:b/>
          <w:color w:val="000000"/>
          <w:u w:val="single"/>
        </w:rPr>
        <w:t>Eligible &amp; Given referral list &amp; resources</w:t>
      </w:r>
      <w:r>
        <w:rPr>
          <w:b/>
          <w:color w:val="000000"/>
        </w:rPr>
        <w:t xml:space="preserve"> </w:t>
      </w:r>
      <w:r>
        <w:rPr>
          <w:color w:val="000000"/>
        </w:rPr>
        <w:t xml:space="preserve">– I am eligible for the benefits listed above but </w:t>
      </w:r>
      <w:r>
        <w:t>cannot proceed at the centralized workshop</w:t>
      </w:r>
      <w:r>
        <w:rPr>
          <w:color w:val="000000"/>
        </w:rPr>
        <w:t xml:space="preserve">. I was provided with a list of other community-based organizations in Illinois that I can contact to seek assistance. I also received resources relating to the form of relief that I was determined to be eligible for. </w:t>
      </w:r>
    </w:p>
    <w:p w14:paraId="00000431" w14:textId="77777777" w:rsidR="00F430DB" w:rsidRDefault="001877EC">
      <w:pPr>
        <w:spacing w:after="160" w:line="259" w:lineRule="auto"/>
        <w:rPr>
          <w:color w:val="000000"/>
        </w:rPr>
      </w:pPr>
      <w:r>
        <w:br w:type="page"/>
      </w:r>
    </w:p>
    <w:p w14:paraId="00000432" w14:textId="77777777" w:rsidR="00F430DB" w:rsidRDefault="00F430DB">
      <w:pPr>
        <w:spacing w:after="0" w:line="240" w:lineRule="auto"/>
        <w:rPr>
          <w:b/>
        </w:rPr>
      </w:pPr>
    </w:p>
    <w:tbl>
      <w:tblPr>
        <w:tblStyle w:val="2"/>
        <w:tblW w:w="11160" w:type="dxa"/>
        <w:tblInd w:w="-143" w:type="dxa"/>
        <w:tblBorders>
          <w:top w:val="nil"/>
          <w:left w:val="nil"/>
          <w:bottom w:val="nil"/>
          <w:right w:val="nil"/>
          <w:insideH w:val="nil"/>
          <w:insideV w:val="nil"/>
        </w:tblBorders>
        <w:tblLayout w:type="fixed"/>
        <w:tblLook w:val="0400" w:firstRow="0" w:lastRow="0" w:firstColumn="0" w:lastColumn="0" w:noHBand="0" w:noVBand="1"/>
      </w:tblPr>
      <w:tblGrid>
        <w:gridCol w:w="7428"/>
        <w:gridCol w:w="3732"/>
      </w:tblGrid>
      <w:tr w:rsidR="00F430DB" w14:paraId="64FEB96B" w14:textId="77777777">
        <w:trPr>
          <w:trHeight w:val="1059"/>
        </w:trPr>
        <w:tc>
          <w:tcPr>
            <w:tcW w:w="7428" w:type="dxa"/>
            <w:vAlign w:val="bottom"/>
          </w:tcPr>
          <w:p w14:paraId="00000433" w14:textId="77777777" w:rsidR="00F430DB" w:rsidRDefault="001877EC">
            <w:pPr>
              <w:spacing w:line="360" w:lineRule="auto"/>
              <w:ind w:right="165"/>
              <w:rPr>
                <w:b/>
                <w:sz w:val="2"/>
                <w:szCs w:val="2"/>
              </w:rPr>
            </w:pPr>
            <w:r>
              <w:rPr>
                <w:noProof/>
              </w:rPr>
              <w:drawing>
                <wp:anchor distT="0" distB="0" distL="114300" distR="114300" simplePos="0" relativeHeight="251662336" behindDoc="0" locked="0" layoutInCell="1" hidden="0" allowOverlap="1" wp14:anchorId="7DB536D4" wp14:editId="2C055A61">
                  <wp:simplePos x="0" y="0"/>
                  <wp:positionH relativeFrom="column">
                    <wp:posOffset>17781</wp:posOffset>
                  </wp:positionH>
                  <wp:positionV relativeFrom="paragraph">
                    <wp:posOffset>-1040764</wp:posOffset>
                  </wp:positionV>
                  <wp:extent cx="2000250" cy="975995"/>
                  <wp:effectExtent l="0" t="0" r="0" b="0"/>
                  <wp:wrapNone/>
                  <wp:docPr id="1908562195" name="image1.png" descr="A logo with butterflies on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logo with butterflies on it&#10;&#10;Description automatically generated"/>
                          <pic:cNvPicPr preferRelativeResize="0"/>
                        </pic:nvPicPr>
                        <pic:blipFill>
                          <a:blip r:embed="rId7"/>
                          <a:srcRect t="22166" b="29011"/>
                          <a:stretch>
                            <a:fillRect/>
                          </a:stretch>
                        </pic:blipFill>
                        <pic:spPr>
                          <a:xfrm>
                            <a:off x="0" y="0"/>
                            <a:ext cx="2000250" cy="975995"/>
                          </a:xfrm>
                          <a:prstGeom prst="rect">
                            <a:avLst/>
                          </a:prstGeom>
                          <a:ln/>
                        </pic:spPr>
                      </pic:pic>
                    </a:graphicData>
                  </a:graphic>
                </wp:anchor>
              </w:drawing>
            </w:r>
          </w:p>
        </w:tc>
        <w:tc>
          <w:tcPr>
            <w:tcW w:w="3732" w:type="dxa"/>
          </w:tcPr>
          <w:p w14:paraId="00000434" w14:textId="77777777" w:rsidR="00F430DB" w:rsidRDefault="001877EC">
            <w:pPr>
              <w:rPr>
                <w:b/>
              </w:rPr>
            </w:pPr>
            <w:r>
              <w:rPr>
                <w:b/>
              </w:rPr>
              <w:t>Today’s Date: ____________________</w:t>
            </w:r>
            <w:r>
              <w:br/>
            </w:r>
            <w:r>
              <w:rPr>
                <w:b/>
              </w:rPr>
              <w:t>Legal Supervisor: _________________</w:t>
            </w:r>
          </w:p>
          <w:p w14:paraId="00000435" w14:textId="77777777" w:rsidR="00F430DB" w:rsidRDefault="00F430DB">
            <w:pPr>
              <w:rPr>
                <w:b/>
                <w:sz w:val="20"/>
                <w:szCs w:val="20"/>
              </w:rPr>
            </w:pPr>
          </w:p>
        </w:tc>
      </w:tr>
      <w:tr w:rsidR="00F430DB" w14:paraId="1B1C2726" w14:textId="77777777">
        <w:trPr>
          <w:trHeight w:val="521"/>
        </w:trPr>
        <w:tc>
          <w:tcPr>
            <w:tcW w:w="11160" w:type="dxa"/>
            <w:gridSpan w:val="2"/>
          </w:tcPr>
          <w:p w14:paraId="00000436" w14:textId="77777777" w:rsidR="00F430DB" w:rsidRDefault="001877EC">
            <w:pPr>
              <w:jc w:val="center"/>
              <w:rPr>
                <w:b/>
                <w:sz w:val="44"/>
                <w:szCs w:val="44"/>
                <w:u w:val="single"/>
              </w:rPr>
            </w:pPr>
            <w:proofErr w:type="spellStart"/>
            <w:r>
              <w:rPr>
                <w:b/>
                <w:sz w:val="44"/>
                <w:szCs w:val="44"/>
                <w:u w:val="single"/>
              </w:rPr>
              <w:t>Resumen</w:t>
            </w:r>
            <w:proofErr w:type="spellEnd"/>
            <w:r>
              <w:rPr>
                <w:b/>
                <w:sz w:val="44"/>
                <w:szCs w:val="44"/>
                <w:u w:val="single"/>
              </w:rPr>
              <w:t xml:space="preserve"> de </w:t>
            </w:r>
            <w:proofErr w:type="spellStart"/>
            <w:r>
              <w:rPr>
                <w:b/>
                <w:sz w:val="44"/>
                <w:szCs w:val="44"/>
                <w:u w:val="single"/>
              </w:rPr>
              <w:t>Evaluación</w:t>
            </w:r>
            <w:proofErr w:type="spellEnd"/>
            <w:r>
              <w:rPr>
                <w:b/>
                <w:sz w:val="44"/>
                <w:szCs w:val="44"/>
                <w:u w:val="single"/>
              </w:rPr>
              <w:t xml:space="preserve"> Legal para </w:t>
            </w:r>
            <w:proofErr w:type="spellStart"/>
            <w:r>
              <w:rPr>
                <w:b/>
                <w:sz w:val="44"/>
                <w:szCs w:val="44"/>
                <w:u w:val="single"/>
              </w:rPr>
              <w:t>Aplicante</w:t>
            </w:r>
            <w:proofErr w:type="spellEnd"/>
          </w:p>
        </w:tc>
      </w:tr>
    </w:tbl>
    <w:p w14:paraId="00000438" w14:textId="77777777" w:rsidR="00F430DB" w:rsidRDefault="001877EC">
      <w:pPr>
        <w:spacing w:after="160" w:line="259" w:lineRule="auto"/>
        <w:rPr>
          <w:b/>
        </w:rPr>
      </w:pPr>
      <w:proofErr w:type="spellStart"/>
      <w:r>
        <w:rPr>
          <w:b/>
        </w:rPr>
        <w:t>Nombre</w:t>
      </w:r>
      <w:proofErr w:type="spellEnd"/>
      <w:r>
        <w:rPr>
          <w:b/>
        </w:rPr>
        <w:t xml:space="preserve"> legal </w:t>
      </w:r>
      <w:proofErr w:type="spellStart"/>
      <w:r>
        <w:rPr>
          <w:b/>
        </w:rPr>
        <w:t>completo</w:t>
      </w:r>
      <w:proofErr w:type="spellEnd"/>
      <w:r>
        <w:rPr>
          <w:b/>
        </w:rPr>
        <w:t xml:space="preserve">: ______________________________________________ </w:t>
      </w:r>
      <w:proofErr w:type="spellStart"/>
      <w:r>
        <w:rPr>
          <w:b/>
        </w:rPr>
        <w:t>Fecha</w:t>
      </w:r>
      <w:proofErr w:type="spellEnd"/>
      <w:r>
        <w:rPr>
          <w:b/>
        </w:rPr>
        <w:t xml:space="preserve"> de </w:t>
      </w:r>
      <w:proofErr w:type="spellStart"/>
      <w:r>
        <w:rPr>
          <w:b/>
        </w:rPr>
        <w:t>nacimiento</w:t>
      </w:r>
      <w:proofErr w:type="spellEnd"/>
      <w:r>
        <w:rPr>
          <w:b/>
        </w:rPr>
        <w:t>: _____________</w:t>
      </w:r>
    </w:p>
    <w:p w14:paraId="00000439" w14:textId="77777777" w:rsidR="00F430DB" w:rsidRDefault="001877EC">
      <w:pPr>
        <w:spacing w:after="160" w:line="259" w:lineRule="auto"/>
      </w:pPr>
      <w:r>
        <w:t>El _______________________ (</w:t>
      </w:r>
      <w:proofErr w:type="spellStart"/>
      <w:r>
        <w:t>fecha</w:t>
      </w:r>
      <w:proofErr w:type="spellEnd"/>
      <w:r>
        <w:t xml:space="preserve">), me </w:t>
      </w:r>
      <w:proofErr w:type="spellStart"/>
      <w:r>
        <w:t>reuní</w:t>
      </w:r>
      <w:proofErr w:type="spellEnd"/>
      <w:r>
        <w:t xml:space="preserve"> con __________________________________________ (</w:t>
      </w:r>
      <w:proofErr w:type="spellStart"/>
      <w:r>
        <w:t>nombre</w:t>
      </w:r>
      <w:proofErr w:type="spellEnd"/>
      <w:r>
        <w:t xml:space="preserve"> del personal o </w:t>
      </w:r>
      <w:proofErr w:type="spellStart"/>
      <w:r>
        <w:t>voluntario</w:t>
      </w:r>
      <w:proofErr w:type="spellEnd"/>
      <w:r>
        <w:t xml:space="preserve">) y </w:t>
      </w:r>
      <w:proofErr w:type="spellStart"/>
      <w:r>
        <w:t>recibí</w:t>
      </w:r>
      <w:proofErr w:type="spellEnd"/>
      <w:r>
        <w:t xml:space="preserve"> </w:t>
      </w:r>
      <w:proofErr w:type="spellStart"/>
      <w:r>
        <w:t>una</w:t>
      </w:r>
      <w:proofErr w:type="spellEnd"/>
      <w:r>
        <w:t xml:space="preserve"> </w:t>
      </w:r>
      <w:proofErr w:type="spellStart"/>
      <w:r>
        <w:t>evaluación</w:t>
      </w:r>
      <w:proofErr w:type="spellEnd"/>
      <w:r>
        <w:t xml:space="preserve"> legal integral. </w:t>
      </w:r>
    </w:p>
    <w:p w14:paraId="0000043A" w14:textId="77777777" w:rsidR="00F430DB" w:rsidRDefault="001877EC">
      <w:pPr>
        <w:spacing w:after="160" w:line="259" w:lineRule="auto"/>
        <w:rPr>
          <w:b/>
        </w:rPr>
      </w:pPr>
      <w:r>
        <w:rPr>
          <w:b/>
        </w:rPr>
        <w:t xml:space="preserve">Como </w:t>
      </w:r>
      <w:proofErr w:type="spellStart"/>
      <w:r>
        <w:rPr>
          <w:b/>
        </w:rPr>
        <w:t>resultado</w:t>
      </w:r>
      <w:proofErr w:type="spellEnd"/>
      <w:r>
        <w:rPr>
          <w:b/>
        </w:rPr>
        <w:t xml:space="preserve"> de la </w:t>
      </w:r>
      <w:proofErr w:type="spellStart"/>
      <w:r>
        <w:rPr>
          <w:b/>
        </w:rPr>
        <w:t>evaluación</w:t>
      </w:r>
      <w:proofErr w:type="spellEnd"/>
      <w:r>
        <w:rPr>
          <w:b/>
        </w:rPr>
        <w:t xml:space="preserve">, </w:t>
      </w:r>
      <w:proofErr w:type="spellStart"/>
      <w:r>
        <w:rPr>
          <w:b/>
        </w:rPr>
        <w:t>aprendí</w:t>
      </w:r>
      <w:proofErr w:type="spellEnd"/>
      <w:r>
        <w:rPr>
          <w:b/>
        </w:rPr>
        <w:t xml:space="preserve"> lo </w:t>
      </w:r>
      <w:proofErr w:type="spellStart"/>
      <w:r>
        <w:rPr>
          <w:b/>
        </w:rPr>
        <w:t>siguiente</w:t>
      </w:r>
      <w:proofErr w:type="spellEnd"/>
      <w:r>
        <w:rPr>
          <w:b/>
        </w:rPr>
        <w:t>:</w:t>
      </w:r>
    </w:p>
    <w:p w14:paraId="0000043B" w14:textId="77777777" w:rsidR="00F430DB" w:rsidRDefault="001877EC">
      <w:pPr>
        <w:spacing w:after="160" w:line="259" w:lineRule="auto"/>
      </w:pPr>
      <w:sdt>
        <w:sdtPr>
          <w:tag w:val="goog_rdk_220"/>
          <w:id w:val="1143779246"/>
        </w:sdtPr>
        <w:sdtContent>
          <w:r>
            <w:rPr>
              <w:rFonts w:ascii="Arial Unicode MS" w:eastAsia="Arial Unicode MS" w:hAnsi="Arial Unicode MS" w:cs="Arial Unicode MS"/>
            </w:rPr>
            <w:t>☐</w:t>
          </w:r>
        </w:sdtContent>
      </w:sdt>
      <w:r>
        <w:t xml:space="preserve"> </w:t>
      </w:r>
      <w:r>
        <w:rPr>
          <w:b/>
          <w:u w:val="single"/>
        </w:rPr>
        <w:t xml:space="preserve">Sin </w:t>
      </w:r>
      <w:proofErr w:type="spellStart"/>
      <w:r>
        <w:rPr>
          <w:b/>
          <w:u w:val="single"/>
        </w:rPr>
        <w:t>elegibilidad</w:t>
      </w:r>
      <w:proofErr w:type="spellEnd"/>
      <w:r>
        <w:t xml:space="preserve">: </w:t>
      </w:r>
      <w:proofErr w:type="spellStart"/>
      <w:r>
        <w:t>en</w:t>
      </w:r>
      <w:proofErr w:type="spellEnd"/>
      <w:r>
        <w:t xml:space="preserve"> </w:t>
      </w:r>
      <w:proofErr w:type="spellStart"/>
      <w:r>
        <w:t>este</w:t>
      </w:r>
      <w:proofErr w:type="spellEnd"/>
      <w:r>
        <w:t xml:space="preserve"> </w:t>
      </w:r>
      <w:proofErr w:type="spellStart"/>
      <w:r>
        <w:t>momento</w:t>
      </w:r>
      <w:proofErr w:type="spellEnd"/>
      <w:r>
        <w:t xml:space="preserve"> no soy </w:t>
      </w:r>
      <w:proofErr w:type="spellStart"/>
      <w:r>
        <w:t>elegible</w:t>
      </w:r>
      <w:proofErr w:type="spellEnd"/>
      <w:r>
        <w:t xml:space="preserve"> para </w:t>
      </w:r>
      <w:proofErr w:type="spellStart"/>
      <w:r>
        <w:t>ningún</w:t>
      </w:r>
      <w:proofErr w:type="spellEnd"/>
      <w:r>
        <w:t xml:space="preserve"> </w:t>
      </w:r>
      <w:proofErr w:type="spellStart"/>
      <w:r>
        <w:t>beneficio</w:t>
      </w:r>
      <w:proofErr w:type="spellEnd"/>
      <w:r>
        <w:t xml:space="preserve"> de </w:t>
      </w:r>
      <w:proofErr w:type="spellStart"/>
      <w:r>
        <w:t>inmigración</w:t>
      </w:r>
      <w:proofErr w:type="spellEnd"/>
      <w:r>
        <w:t xml:space="preserve">. Me </w:t>
      </w:r>
      <w:proofErr w:type="spellStart"/>
      <w:r>
        <w:t>informaron</w:t>
      </w:r>
      <w:proofErr w:type="spellEnd"/>
      <w:r>
        <w:t xml:space="preserve"> </w:t>
      </w:r>
      <w:proofErr w:type="spellStart"/>
      <w:r>
        <w:t>sobre</w:t>
      </w:r>
      <w:proofErr w:type="spellEnd"/>
      <w:r>
        <w:t xml:space="preserve"> mis derechos y me </w:t>
      </w:r>
      <w:proofErr w:type="spellStart"/>
      <w:r>
        <w:t>informaron</w:t>
      </w:r>
      <w:proofErr w:type="spellEnd"/>
      <w:r>
        <w:t xml:space="preserve"> que </w:t>
      </w:r>
      <w:proofErr w:type="spellStart"/>
      <w:r>
        <w:t>puedo</w:t>
      </w:r>
      <w:proofErr w:type="spellEnd"/>
      <w:r>
        <w:t xml:space="preserve"> </w:t>
      </w:r>
      <w:proofErr w:type="spellStart"/>
      <w:r>
        <w:t>buscar</w:t>
      </w:r>
      <w:proofErr w:type="spellEnd"/>
      <w:r>
        <w:t xml:space="preserve"> </w:t>
      </w:r>
      <w:proofErr w:type="spellStart"/>
      <w:r>
        <w:t>una</w:t>
      </w:r>
      <w:proofErr w:type="spellEnd"/>
      <w:r>
        <w:t xml:space="preserve"> </w:t>
      </w:r>
      <w:proofErr w:type="spellStart"/>
      <w:r>
        <w:t>segunda</w:t>
      </w:r>
      <w:proofErr w:type="spellEnd"/>
      <w:r>
        <w:t xml:space="preserve"> </w:t>
      </w:r>
      <w:proofErr w:type="spellStart"/>
      <w:r>
        <w:t>opinión</w:t>
      </w:r>
      <w:proofErr w:type="spellEnd"/>
      <w:r>
        <w:t xml:space="preserve"> con ______________ </w:t>
      </w:r>
      <w:proofErr w:type="spellStart"/>
      <w:r>
        <w:t>en</w:t>
      </w:r>
      <w:proofErr w:type="spellEnd"/>
      <w:r>
        <w:t xml:space="preserve"> </w:t>
      </w:r>
      <w:proofErr w:type="spellStart"/>
      <w:r>
        <w:t>el</w:t>
      </w:r>
      <w:proofErr w:type="spellEnd"/>
      <w:r>
        <w:t xml:space="preserve"> </w:t>
      </w:r>
      <w:proofErr w:type="spellStart"/>
      <w:r>
        <w:t>futuro</w:t>
      </w:r>
      <w:proofErr w:type="spellEnd"/>
      <w:r>
        <w:t xml:space="preserve">. </w:t>
      </w:r>
    </w:p>
    <w:p w14:paraId="0000043C" w14:textId="77777777" w:rsidR="00F430DB" w:rsidRDefault="001877EC">
      <w:pPr>
        <w:spacing w:after="160" w:line="259" w:lineRule="auto"/>
      </w:pPr>
      <w:sdt>
        <w:sdtPr>
          <w:tag w:val="goog_rdk_221"/>
          <w:id w:val="357862901"/>
        </w:sdtPr>
        <w:sdtContent>
          <w:r>
            <w:rPr>
              <w:rFonts w:ascii="Arial Unicode MS" w:eastAsia="Arial Unicode MS" w:hAnsi="Arial Unicode MS" w:cs="Arial Unicode MS"/>
            </w:rPr>
            <w:t>☐</w:t>
          </w:r>
        </w:sdtContent>
      </w:sdt>
      <w:r>
        <w:t xml:space="preserve"> </w:t>
      </w:r>
      <w:proofErr w:type="spellStart"/>
      <w:r>
        <w:rPr>
          <w:b/>
          <w:u w:val="single"/>
        </w:rPr>
        <w:t>Elegible</w:t>
      </w:r>
      <w:proofErr w:type="spellEnd"/>
      <w:r>
        <w:rPr>
          <w:b/>
          <w:u w:val="single"/>
        </w:rPr>
        <w:t xml:space="preserve"> y </w:t>
      </w:r>
      <w:proofErr w:type="spellStart"/>
      <w:r>
        <w:rPr>
          <w:b/>
          <w:u w:val="single"/>
        </w:rPr>
        <w:t>cita</w:t>
      </w:r>
      <w:proofErr w:type="spellEnd"/>
      <w:r>
        <w:rPr>
          <w:b/>
          <w:u w:val="single"/>
        </w:rPr>
        <w:t xml:space="preserve"> de </w:t>
      </w:r>
      <w:proofErr w:type="spellStart"/>
      <w:r>
        <w:rPr>
          <w:b/>
          <w:u w:val="single"/>
        </w:rPr>
        <w:t>regreso</w:t>
      </w:r>
      <w:proofErr w:type="spellEnd"/>
      <w:r>
        <w:rPr>
          <w:b/>
          <w:u w:val="single"/>
        </w:rPr>
        <w:t xml:space="preserve"> </w:t>
      </w:r>
      <w:proofErr w:type="spellStart"/>
      <w:r>
        <w:rPr>
          <w:b/>
          <w:u w:val="single"/>
        </w:rPr>
        <w:t>programada</w:t>
      </w:r>
      <w:proofErr w:type="spellEnd"/>
      <w:r>
        <w:t xml:space="preserve">: soy </w:t>
      </w:r>
      <w:proofErr w:type="spellStart"/>
      <w:r>
        <w:t>potencialmente</w:t>
      </w:r>
      <w:proofErr w:type="spellEnd"/>
      <w:r>
        <w:t xml:space="preserve"> </w:t>
      </w:r>
      <w:proofErr w:type="spellStart"/>
      <w:r>
        <w:t>elegible</w:t>
      </w:r>
      <w:proofErr w:type="spellEnd"/>
      <w:r>
        <w:t xml:space="preserve"> para </w:t>
      </w:r>
      <w:proofErr w:type="spellStart"/>
      <w:r>
        <w:t>los</w:t>
      </w:r>
      <w:proofErr w:type="spellEnd"/>
      <w:r>
        <w:t xml:space="preserve"> </w:t>
      </w:r>
      <w:proofErr w:type="spellStart"/>
      <w:r>
        <w:t>siguientes</w:t>
      </w:r>
      <w:proofErr w:type="spellEnd"/>
      <w:r>
        <w:t xml:space="preserve"> </w:t>
      </w:r>
      <w:proofErr w:type="spellStart"/>
      <w:r>
        <w:t>beneficios</w:t>
      </w:r>
      <w:proofErr w:type="spellEnd"/>
      <w:r>
        <w:t xml:space="preserve"> de </w:t>
      </w:r>
      <w:proofErr w:type="spellStart"/>
      <w:r>
        <w:t>inmigración</w:t>
      </w:r>
      <w:proofErr w:type="spellEnd"/>
      <w:r>
        <w:t xml:space="preserve"> (</w:t>
      </w:r>
      <w:proofErr w:type="spellStart"/>
      <w:r>
        <w:t>enumere</w:t>
      </w:r>
      <w:proofErr w:type="spellEnd"/>
      <w:r>
        <w:t xml:space="preserve"> </w:t>
      </w:r>
      <w:proofErr w:type="spellStart"/>
      <w:r>
        <w:t>todas</w:t>
      </w:r>
      <w:proofErr w:type="spellEnd"/>
      <w:r>
        <w:t xml:space="preserve"> las </w:t>
      </w:r>
      <w:proofErr w:type="spellStart"/>
      <w:r>
        <w:t>posibilidades</w:t>
      </w:r>
      <w:proofErr w:type="spellEnd"/>
      <w:r>
        <w:t>): ______________________________________________________________________.</w:t>
      </w:r>
    </w:p>
    <w:p w14:paraId="0000043D" w14:textId="77777777" w:rsidR="00F430DB" w:rsidRDefault="001877EC">
      <w:pPr>
        <w:spacing w:before="240" w:after="160" w:line="259" w:lineRule="auto"/>
      </w:pPr>
      <w:r>
        <w:t xml:space="preserve">Tengo </w:t>
      </w:r>
      <w:proofErr w:type="spellStart"/>
      <w:r>
        <w:t>programada</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regreso</w:t>
      </w:r>
      <w:proofErr w:type="spellEnd"/>
      <w:r>
        <w:t xml:space="preserve"> </w:t>
      </w:r>
      <w:proofErr w:type="spellStart"/>
      <w:r>
        <w:t>el</w:t>
      </w:r>
      <w:proofErr w:type="spellEnd"/>
      <w:r>
        <w:t xml:space="preserve"> _________________ [</w:t>
      </w:r>
      <w:proofErr w:type="spellStart"/>
      <w:r>
        <w:t>fecha</w:t>
      </w:r>
      <w:proofErr w:type="spellEnd"/>
      <w:r>
        <w:t xml:space="preserve">] a las _________________ [hora] </w:t>
      </w:r>
      <w:proofErr w:type="spellStart"/>
      <w:r>
        <w:t>en</w:t>
      </w:r>
      <w:proofErr w:type="spellEnd"/>
      <w:r>
        <w:t xml:space="preserve"> _________________________________________________________________________________________ [</w:t>
      </w:r>
      <w:proofErr w:type="spellStart"/>
      <w:r>
        <w:t>ubicación</w:t>
      </w:r>
      <w:proofErr w:type="spellEnd"/>
      <w:r>
        <w:t>].</w:t>
      </w:r>
    </w:p>
    <w:p w14:paraId="0000043E" w14:textId="77777777" w:rsidR="00F430DB" w:rsidRDefault="001877EC">
      <w:pPr>
        <w:spacing w:after="160" w:line="259" w:lineRule="auto"/>
      </w:pPr>
      <w:r>
        <w:t xml:space="preserve">Debo </w:t>
      </w:r>
      <w:proofErr w:type="spellStart"/>
      <w:r>
        <w:t>traer</w:t>
      </w:r>
      <w:proofErr w:type="spellEnd"/>
      <w:r>
        <w:t xml:space="preserve"> </w:t>
      </w:r>
      <w:proofErr w:type="spellStart"/>
      <w:r>
        <w:t>los</w:t>
      </w:r>
      <w:proofErr w:type="spellEnd"/>
      <w:r>
        <w:t xml:space="preserve"> </w:t>
      </w:r>
      <w:proofErr w:type="spellStart"/>
      <w:r>
        <w:t>siguientes</w:t>
      </w:r>
      <w:proofErr w:type="spellEnd"/>
      <w:r>
        <w:t xml:space="preserve"> </w:t>
      </w:r>
      <w:proofErr w:type="spellStart"/>
      <w:r>
        <w:t>documentos</w:t>
      </w:r>
      <w:proofErr w:type="spellEnd"/>
      <w:r>
        <w:t xml:space="preserve"> o </w:t>
      </w:r>
      <w:proofErr w:type="spellStart"/>
      <w:r>
        <w:t>información</w:t>
      </w:r>
      <w:proofErr w:type="spellEnd"/>
      <w:r>
        <w:t xml:space="preserve"> </w:t>
      </w:r>
      <w:proofErr w:type="spellStart"/>
      <w:r>
        <w:t>conmigo</w:t>
      </w:r>
      <w:proofErr w:type="spellEnd"/>
      <w:r>
        <w:t xml:space="preserve"> </w:t>
      </w:r>
      <w:proofErr w:type="spellStart"/>
      <w:r>
        <w:t>esa</w:t>
      </w:r>
      <w:proofErr w:type="spellEnd"/>
      <w:r>
        <w:t xml:space="preserve"> </w:t>
      </w:r>
      <w:proofErr w:type="spellStart"/>
      <w:r>
        <w:t>fecha</w:t>
      </w:r>
      <w:proofErr w:type="spellEnd"/>
      <w:r>
        <w:t xml:space="preserve">: </w:t>
      </w:r>
      <w:r>
        <w:rPr>
          <w:sz w:val="36"/>
          <w:szCs w:val="3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00043F" w14:textId="77777777" w:rsidR="00F430DB" w:rsidRDefault="001877EC">
      <w:pPr>
        <w:spacing w:after="160" w:line="259" w:lineRule="auto"/>
      </w:pPr>
      <w:sdt>
        <w:sdtPr>
          <w:tag w:val="goog_rdk_222"/>
          <w:id w:val="1535775275"/>
        </w:sdtPr>
        <w:sdtContent>
          <w:r>
            <w:rPr>
              <w:rFonts w:ascii="Arial Unicode MS" w:eastAsia="Arial Unicode MS" w:hAnsi="Arial Unicode MS" w:cs="Arial Unicode MS"/>
            </w:rPr>
            <w:t>☐</w:t>
          </w:r>
        </w:sdtContent>
      </w:sdt>
      <w:r>
        <w:t xml:space="preserve"> </w:t>
      </w:r>
      <w:proofErr w:type="spellStart"/>
      <w:r>
        <w:rPr>
          <w:b/>
        </w:rPr>
        <w:t>Elegible</w:t>
      </w:r>
      <w:proofErr w:type="spellEnd"/>
      <w:r>
        <w:rPr>
          <w:b/>
        </w:rPr>
        <w:t xml:space="preserve"> y </w:t>
      </w:r>
      <w:proofErr w:type="spellStart"/>
      <w:r>
        <w:rPr>
          <w:b/>
        </w:rPr>
        <w:t>Referido</w:t>
      </w:r>
      <w:proofErr w:type="spellEnd"/>
      <w:r>
        <w:rPr>
          <w:b/>
        </w:rPr>
        <w:t xml:space="preserve"> a </w:t>
      </w:r>
      <w:proofErr w:type="spellStart"/>
      <w:r>
        <w:rPr>
          <w:b/>
        </w:rPr>
        <w:t>Proveedor</w:t>
      </w:r>
      <w:proofErr w:type="spellEnd"/>
      <w:r>
        <w:rPr>
          <w:b/>
        </w:rPr>
        <w:t xml:space="preserve"> de Red</w:t>
      </w:r>
      <w:r>
        <w:t xml:space="preserve">: Soy </w:t>
      </w:r>
      <w:proofErr w:type="spellStart"/>
      <w:r>
        <w:t>elegible</w:t>
      </w:r>
      <w:proofErr w:type="spellEnd"/>
      <w:r>
        <w:t xml:space="preserve"> para </w:t>
      </w:r>
      <w:proofErr w:type="spellStart"/>
      <w:r>
        <w:t>los</w:t>
      </w:r>
      <w:proofErr w:type="spellEnd"/>
      <w:r>
        <w:t xml:space="preserve"> </w:t>
      </w:r>
      <w:proofErr w:type="spellStart"/>
      <w:r>
        <w:t>beneficios</w:t>
      </w:r>
      <w:proofErr w:type="spellEnd"/>
      <w:r>
        <w:t xml:space="preserve"> </w:t>
      </w:r>
      <w:proofErr w:type="spellStart"/>
      <w:r>
        <w:t>enumerados</w:t>
      </w:r>
      <w:proofErr w:type="spellEnd"/>
      <w:r>
        <w:t xml:space="preserve"> </w:t>
      </w:r>
      <w:proofErr w:type="spellStart"/>
      <w:r>
        <w:t>anteriormente</w:t>
      </w:r>
      <w:proofErr w:type="spellEnd"/>
      <w:r>
        <w:t xml:space="preserve">, </w:t>
      </w:r>
      <w:proofErr w:type="spellStart"/>
      <w:r>
        <w:t>pero</w:t>
      </w:r>
      <w:proofErr w:type="spellEnd"/>
      <w:r>
        <w:t xml:space="preserve"> no </w:t>
      </w:r>
      <w:proofErr w:type="spellStart"/>
      <w:r>
        <w:t>puedo</w:t>
      </w:r>
      <w:proofErr w:type="spellEnd"/>
      <w:r>
        <w:t xml:space="preserve"> </w:t>
      </w:r>
      <w:proofErr w:type="spellStart"/>
      <w:r>
        <w:t>continuar</w:t>
      </w:r>
      <w:proofErr w:type="spellEnd"/>
      <w:r>
        <w:t xml:space="preserve"> </w:t>
      </w:r>
      <w:proofErr w:type="spellStart"/>
      <w:r>
        <w:t>en</w:t>
      </w:r>
      <w:proofErr w:type="spellEnd"/>
      <w:r>
        <w:t xml:space="preserve"> </w:t>
      </w:r>
      <w:proofErr w:type="spellStart"/>
      <w:r>
        <w:t>el</w:t>
      </w:r>
      <w:proofErr w:type="spellEnd"/>
      <w:r>
        <w:t xml:space="preserve"> taller </w:t>
      </w:r>
      <w:proofErr w:type="spellStart"/>
      <w:r>
        <w:t>centralizado</w:t>
      </w:r>
      <w:proofErr w:type="spellEnd"/>
      <w:r>
        <w:t xml:space="preserve">.  Doy mi </w:t>
      </w:r>
      <w:proofErr w:type="spellStart"/>
      <w:r>
        <w:t>consentimiento</w:t>
      </w:r>
      <w:proofErr w:type="spellEnd"/>
      <w:r>
        <w:t xml:space="preserve"> para que me </w:t>
      </w:r>
      <w:proofErr w:type="spellStart"/>
      <w:r>
        <w:t>remitan</w:t>
      </w:r>
      <w:proofErr w:type="spellEnd"/>
      <w:r>
        <w:t xml:space="preserve"> </w:t>
      </w:r>
      <w:proofErr w:type="gramStart"/>
      <w:r>
        <w:t>a</w:t>
      </w:r>
      <w:proofErr w:type="gramEnd"/>
      <w:r>
        <w:t xml:space="preserve"> </w:t>
      </w:r>
      <w:proofErr w:type="spellStart"/>
      <w:r>
        <w:t>otro</w:t>
      </w:r>
      <w:proofErr w:type="spellEnd"/>
      <w:r>
        <w:t xml:space="preserve"> </w:t>
      </w:r>
      <w:proofErr w:type="spellStart"/>
      <w:r>
        <w:t>proveedor</w:t>
      </w:r>
      <w:proofErr w:type="spellEnd"/>
      <w:r>
        <w:t xml:space="preserve"> de </w:t>
      </w:r>
      <w:proofErr w:type="spellStart"/>
      <w:r>
        <w:t>servicios</w:t>
      </w:r>
      <w:proofErr w:type="spellEnd"/>
      <w:r>
        <w:t xml:space="preserve"> de </w:t>
      </w:r>
      <w:proofErr w:type="spellStart"/>
      <w:r>
        <w:t>inmigración</w:t>
      </w:r>
      <w:proofErr w:type="spellEnd"/>
      <w:r>
        <w:t xml:space="preserve"> sin fines de </w:t>
      </w:r>
      <w:proofErr w:type="spellStart"/>
      <w:r>
        <w:t>lucro</w:t>
      </w:r>
      <w:proofErr w:type="spellEnd"/>
      <w:r>
        <w:t xml:space="preserve"> que </w:t>
      </w:r>
      <w:proofErr w:type="spellStart"/>
      <w:r>
        <w:t>evaluará</w:t>
      </w:r>
      <w:proofErr w:type="spellEnd"/>
      <w:r>
        <w:t xml:space="preserve"> mi </w:t>
      </w:r>
      <w:proofErr w:type="spellStart"/>
      <w:r>
        <w:t>caso</w:t>
      </w:r>
      <w:proofErr w:type="spellEnd"/>
      <w:r>
        <w:t xml:space="preserve"> y </w:t>
      </w:r>
      <w:proofErr w:type="spellStart"/>
      <w:r>
        <w:t>podrá</w:t>
      </w:r>
      <w:proofErr w:type="spellEnd"/>
      <w:r>
        <w:t xml:space="preserve"> </w:t>
      </w:r>
      <w:proofErr w:type="spellStart"/>
      <w:r>
        <w:t>ayudarme</w:t>
      </w:r>
      <w:proofErr w:type="spellEnd"/>
      <w:r>
        <w:t xml:space="preserve">. </w:t>
      </w:r>
    </w:p>
    <w:p w14:paraId="00000440" w14:textId="77777777" w:rsidR="00F430DB" w:rsidRDefault="001877EC">
      <w:pPr>
        <w:spacing w:after="160" w:line="259" w:lineRule="auto"/>
      </w:pPr>
      <w:proofErr w:type="spellStart"/>
      <w:r>
        <w:t>Referido</w:t>
      </w:r>
      <w:proofErr w:type="spellEnd"/>
      <w:r>
        <w:t xml:space="preserve"> a ____________________________ </w:t>
      </w:r>
      <w:proofErr w:type="spellStart"/>
      <w:r>
        <w:t>organización</w:t>
      </w:r>
      <w:proofErr w:type="spellEnd"/>
      <w:r>
        <w:t xml:space="preserve"> que se </w:t>
      </w:r>
      <w:proofErr w:type="spellStart"/>
      <w:r>
        <w:t>comunicará</w:t>
      </w:r>
      <w:proofErr w:type="spellEnd"/>
      <w:r>
        <w:t xml:space="preserve"> </w:t>
      </w:r>
      <w:proofErr w:type="spellStart"/>
      <w:r>
        <w:t>conmigo</w:t>
      </w:r>
      <w:proofErr w:type="spellEnd"/>
      <w:r>
        <w:t xml:space="preserve"> </w:t>
      </w:r>
      <w:proofErr w:type="spellStart"/>
      <w:r>
        <w:t>dentro</w:t>
      </w:r>
      <w:proofErr w:type="spellEnd"/>
      <w:r>
        <w:t xml:space="preserve"> de </w:t>
      </w:r>
      <w:proofErr w:type="spellStart"/>
      <w:r>
        <w:t>los</w:t>
      </w:r>
      <w:proofErr w:type="spellEnd"/>
      <w:r>
        <w:t xml:space="preserve"> 5 días </w:t>
      </w:r>
      <w:proofErr w:type="spellStart"/>
      <w:r>
        <w:t>hábiles</w:t>
      </w:r>
      <w:proofErr w:type="spellEnd"/>
      <w:r>
        <w:t xml:space="preserve"> para </w:t>
      </w:r>
      <w:proofErr w:type="spellStart"/>
      <w:r>
        <w:t>programar</w:t>
      </w:r>
      <w:proofErr w:type="spellEnd"/>
      <w:r>
        <w:t xml:space="preserve"> </w:t>
      </w:r>
      <w:proofErr w:type="spellStart"/>
      <w:r>
        <w:t>una</w:t>
      </w:r>
      <w:proofErr w:type="spellEnd"/>
      <w:r>
        <w:t xml:space="preserve"> </w:t>
      </w:r>
      <w:proofErr w:type="spellStart"/>
      <w:r>
        <w:t>cita</w:t>
      </w:r>
      <w:proofErr w:type="spellEnd"/>
      <w:r>
        <w:t xml:space="preserve"> de </w:t>
      </w:r>
      <w:proofErr w:type="spellStart"/>
      <w:r>
        <w:t>seguimiento</w:t>
      </w:r>
      <w:proofErr w:type="spellEnd"/>
      <w:r>
        <w:t>.</w:t>
      </w:r>
    </w:p>
    <w:p w14:paraId="00000441" w14:textId="77777777" w:rsidR="00F430DB" w:rsidRDefault="001877EC">
      <w:pPr>
        <w:spacing w:after="160" w:line="259" w:lineRule="auto"/>
      </w:pPr>
      <w:sdt>
        <w:sdtPr>
          <w:tag w:val="goog_rdk_223"/>
          <w:id w:val="1280844668"/>
        </w:sdtPr>
        <w:sdtContent>
          <w:r>
            <w:rPr>
              <w:rFonts w:ascii="Arial Unicode MS" w:eastAsia="Arial Unicode MS" w:hAnsi="Arial Unicode MS" w:cs="Arial Unicode MS"/>
            </w:rPr>
            <w:t>☐</w:t>
          </w:r>
        </w:sdtContent>
      </w:sdt>
      <w:r>
        <w:t xml:space="preserve"> </w:t>
      </w:r>
      <w:proofErr w:type="spellStart"/>
      <w:r>
        <w:rPr>
          <w:b/>
        </w:rPr>
        <w:t>Elegible</w:t>
      </w:r>
      <w:proofErr w:type="spellEnd"/>
      <w:r>
        <w:rPr>
          <w:b/>
        </w:rPr>
        <w:t xml:space="preserve"> y </w:t>
      </w:r>
      <w:proofErr w:type="spellStart"/>
      <w:r>
        <w:rPr>
          <w:b/>
        </w:rPr>
        <w:t>Recibiré</w:t>
      </w:r>
      <w:proofErr w:type="spellEnd"/>
      <w:r>
        <w:rPr>
          <w:b/>
        </w:rPr>
        <w:t xml:space="preserve"> Lista de </w:t>
      </w:r>
      <w:proofErr w:type="spellStart"/>
      <w:r>
        <w:rPr>
          <w:b/>
        </w:rPr>
        <w:t>Referencias</w:t>
      </w:r>
      <w:proofErr w:type="spellEnd"/>
      <w:r>
        <w:rPr>
          <w:b/>
        </w:rPr>
        <w:t xml:space="preserve"> y </w:t>
      </w:r>
      <w:proofErr w:type="spellStart"/>
      <w:r>
        <w:rPr>
          <w:b/>
        </w:rPr>
        <w:t>Recursos</w:t>
      </w:r>
      <w:proofErr w:type="spellEnd"/>
      <w:r>
        <w:rPr>
          <w:b/>
        </w:rPr>
        <w:t>:</w:t>
      </w:r>
      <w:r>
        <w:t xml:space="preserve"> soy </w:t>
      </w:r>
      <w:proofErr w:type="spellStart"/>
      <w:r>
        <w:t>elegible</w:t>
      </w:r>
      <w:proofErr w:type="spellEnd"/>
      <w:r>
        <w:t xml:space="preserve"> para </w:t>
      </w:r>
      <w:proofErr w:type="spellStart"/>
      <w:r>
        <w:t>los</w:t>
      </w:r>
      <w:proofErr w:type="spellEnd"/>
      <w:r>
        <w:t xml:space="preserve"> </w:t>
      </w:r>
      <w:proofErr w:type="spellStart"/>
      <w:r>
        <w:t>beneficios</w:t>
      </w:r>
      <w:proofErr w:type="spellEnd"/>
      <w:r>
        <w:t xml:space="preserve"> </w:t>
      </w:r>
      <w:proofErr w:type="spellStart"/>
      <w:r>
        <w:t>enumerados</w:t>
      </w:r>
      <w:proofErr w:type="spellEnd"/>
      <w:r>
        <w:t xml:space="preserve"> </w:t>
      </w:r>
      <w:proofErr w:type="spellStart"/>
      <w:r>
        <w:t>anteriormente</w:t>
      </w:r>
      <w:proofErr w:type="spellEnd"/>
      <w:r>
        <w:t xml:space="preserve">, </w:t>
      </w:r>
      <w:proofErr w:type="spellStart"/>
      <w:r>
        <w:t>pero</w:t>
      </w:r>
      <w:proofErr w:type="spellEnd"/>
      <w:r>
        <w:t xml:space="preserve"> no </w:t>
      </w:r>
      <w:proofErr w:type="spellStart"/>
      <w:r>
        <w:t>puedo</w:t>
      </w:r>
      <w:proofErr w:type="spellEnd"/>
      <w:r>
        <w:t xml:space="preserve"> </w:t>
      </w:r>
      <w:proofErr w:type="spellStart"/>
      <w:r>
        <w:t>continuar</w:t>
      </w:r>
      <w:proofErr w:type="spellEnd"/>
      <w:r>
        <w:t xml:space="preserve"> </w:t>
      </w:r>
      <w:proofErr w:type="spellStart"/>
      <w:r>
        <w:t>en</w:t>
      </w:r>
      <w:proofErr w:type="spellEnd"/>
      <w:r>
        <w:t xml:space="preserve"> </w:t>
      </w:r>
      <w:proofErr w:type="spellStart"/>
      <w:r>
        <w:t>el</w:t>
      </w:r>
      <w:proofErr w:type="spellEnd"/>
      <w:r>
        <w:t xml:space="preserve"> taller </w:t>
      </w:r>
      <w:proofErr w:type="spellStart"/>
      <w:r>
        <w:t>centralizado</w:t>
      </w:r>
      <w:proofErr w:type="spellEnd"/>
      <w:r>
        <w:t xml:space="preserve">. Me </w:t>
      </w:r>
      <w:proofErr w:type="spellStart"/>
      <w:r>
        <w:t>proporcionaron</w:t>
      </w:r>
      <w:proofErr w:type="spellEnd"/>
      <w:r>
        <w:t xml:space="preserve"> </w:t>
      </w:r>
      <w:proofErr w:type="spellStart"/>
      <w:r>
        <w:t>una</w:t>
      </w:r>
      <w:proofErr w:type="spellEnd"/>
      <w:r>
        <w:t xml:space="preserve"> </w:t>
      </w:r>
      <w:proofErr w:type="spellStart"/>
      <w:r>
        <w:t>lista</w:t>
      </w:r>
      <w:proofErr w:type="spellEnd"/>
      <w:r>
        <w:t xml:space="preserve"> de </w:t>
      </w:r>
      <w:proofErr w:type="spellStart"/>
      <w:r>
        <w:t>otras</w:t>
      </w:r>
      <w:proofErr w:type="spellEnd"/>
      <w:r>
        <w:t xml:space="preserve"> </w:t>
      </w:r>
      <w:proofErr w:type="spellStart"/>
      <w:r>
        <w:t>organizaciones</w:t>
      </w:r>
      <w:proofErr w:type="spellEnd"/>
      <w:r>
        <w:t xml:space="preserve"> </w:t>
      </w:r>
      <w:proofErr w:type="spellStart"/>
      <w:r>
        <w:t>comunitarias</w:t>
      </w:r>
      <w:proofErr w:type="spellEnd"/>
      <w:r>
        <w:t xml:space="preserve"> </w:t>
      </w:r>
      <w:proofErr w:type="spellStart"/>
      <w:r>
        <w:t>en</w:t>
      </w:r>
      <w:proofErr w:type="spellEnd"/>
      <w:r>
        <w:t xml:space="preserve"> Illinois con las que </w:t>
      </w:r>
      <w:proofErr w:type="spellStart"/>
      <w:r>
        <w:t>puedo</w:t>
      </w:r>
      <w:proofErr w:type="spellEnd"/>
      <w:r>
        <w:t xml:space="preserve"> </w:t>
      </w:r>
      <w:proofErr w:type="spellStart"/>
      <w:r>
        <w:t>comunicarme</w:t>
      </w:r>
      <w:proofErr w:type="spellEnd"/>
      <w:r>
        <w:t xml:space="preserve"> para </w:t>
      </w:r>
      <w:proofErr w:type="spellStart"/>
      <w:r>
        <w:t>buscar</w:t>
      </w:r>
      <w:proofErr w:type="spellEnd"/>
      <w:r>
        <w:t xml:space="preserve"> </w:t>
      </w:r>
      <w:proofErr w:type="spellStart"/>
      <w:r>
        <w:t>ayuda</w:t>
      </w:r>
      <w:proofErr w:type="spellEnd"/>
      <w:r>
        <w:t xml:space="preserve">. </w:t>
      </w:r>
      <w:proofErr w:type="spellStart"/>
      <w:r>
        <w:t>También</w:t>
      </w:r>
      <w:proofErr w:type="spellEnd"/>
      <w:r>
        <w:t xml:space="preserve"> </w:t>
      </w:r>
      <w:proofErr w:type="spellStart"/>
      <w:r>
        <w:t>recibí</w:t>
      </w:r>
      <w:proofErr w:type="spellEnd"/>
      <w:r>
        <w:t xml:space="preserve"> </w:t>
      </w:r>
      <w:proofErr w:type="spellStart"/>
      <w:r>
        <w:t>recursos</w:t>
      </w:r>
      <w:proofErr w:type="spellEnd"/>
      <w:r>
        <w:t xml:space="preserve"> </w:t>
      </w:r>
      <w:proofErr w:type="spellStart"/>
      <w:r>
        <w:t>relacionados</w:t>
      </w:r>
      <w:proofErr w:type="spellEnd"/>
      <w:r>
        <w:t xml:space="preserve"> con la forma de </w:t>
      </w:r>
      <w:proofErr w:type="spellStart"/>
      <w:r>
        <w:t>alivio</w:t>
      </w:r>
      <w:proofErr w:type="spellEnd"/>
      <w:r>
        <w:t xml:space="preserve"> para la que se </w:t>
      </w:r>
      <w:proofErr w:type="spellStart"/>
      <w:r>
        <w:t>determinó</w:t>
      </w:r>
      <w:proofErr w:type="spellEnd"/>
      <w:r>
        <w:t xml:space="preserve"> que </w:t>
      </w:r>
      <w:proofErr w:type="spellStart"/>
      <w:r>
        <w:t>era</w:t>
      </w:r>
      <w:proofErr w:type="spellEnd"/>
      <w:r>
        <w:t xml:space="preserve"> </w:t>
      </w:r>
      <w:proofErr w:type="spellStart"/>
      <w:r>
        <w:t>elegible</w:t>
      </w:r>
      <w:proofErr w:type="spellEnd"/>
      <w:r>
        <w:t>.</w:t>
      </w:r>
    </w:p>
    <w:p w14:paraId="00000442" w14:textId="77777777" w:rsidR="00F430DB" w:rsidRDefault="00F430DB">
      <w:pPr>
        <w:spacing w:after="160" w:line="259" w:lineRule="auto"/>
        <w:rPr>
          <w:i/>
          <w:color w:val="000000"/>
          <w:sz w:val="28"/>
          <w:szCs w:val="28"/>
        </w:rPr>
      </w:pPr>
    </w:p>
    <w:sectPr w:rsidR="00F430DB">
      <w:headerReference w:type="default" r:id="rId11"/>
      <w:footerReference w:type="default" r:id="rId12"/>
      <w:pgSz w:w="12240" w:h="15840"/>
      <w:pgMar w:top="576" w:right="634" w:bottom="720" w:left="576" w:header="288" w:footer="28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e Lombardi" w:date="2025-03-13T10:44:00Z" w:initials="">
    <w:p w14:paraId="00000456"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DOE less than 2 years + manner of entry EWI = tagged as subject to expedited removal</w:t>
      </w:r>
    </w:p>
  </w:comment>
  <w:comment w:id="2" w:author="Jane Lombardi" w:date="2025-03-13T10:45:00Z" w:initials="">
    <w:p w14:paraId="00000457"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DOE within 10 years AND current </w:t>
      </w:r>
      <w:proofErr w:type="spellStart"/>
      <w:r>
        <w:rPr>
          <w:rFonts w:ascii="Arial" w:eastAsia="Arial" w:hAnsi="Arial" w:cs="Arial"/>
          <w:color w:val="000000"/>
        </w:rPr>
        <w:t>imm</w:t>
      </w:r>
      <w:proofErr w:type="spellEnd"/>
      <w:r>
        <w:rPr>
          <w:rFonts w:ascii="Arial" w:eastAsia="Arial" w:hAnsi="Arial" w:cs="Arial"/>
          <w:color w:val="000000"/>
        </w:rPr>
        <w:t xml:space="preserve"> status, remove </w:t>
      </w:r>
      <w:proofErr w:type="gramStart"/>
      <w:r>
        <w:rPr>
          <w:rFonts w:ascii="Arial" w:eastAsia="Arial" w:hAnsi="Arial" w:cs="Arial"/>
          <w:color w:val="000000"/>
        </w:rPr>
        <w:t>Non-LPR</w:t>
      </w:r>
      <w:proofErr w:type="gramEnd"/>
      <w:r>
        <w:rPr>
          <w:rFonts w:ascii="Arial" w:eastAsia="Arial" w:hAnsi="Arial" w:cs="Arial"/>
          <w:color w:val="000000"/>
        </w:rPr>
        <w:t xml:space="preserve"> cancellation</w:t>
      </w:r>
    </w:p>
  </w:comment>
  <w:comment w:id="3" w:author="Peter Meinecke" w:date="1970-01-01T00:00:00Z" w:initials="">
    <w:p w14:paraId="00000455"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in Current Immigration Status ... Have you filed any immigration apps? do you already have EAD?</w:t>
      </w:r>
    </w:p>
  </w:comment>
  <w:comment w:id="4" w:author="Peter Meinecke" w:date="2025-03-13T10:38:00Z" w:initials="">
    <w:p w14:paraId="00000458"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family questions before immigration history to avoid asking VAWA - i.e. any citizen/LPR family?</w:t>
      </w:r>
    </w:p>
  </w:comment>
  <w:comment w:id="23" w:author="Peter Meinecke" w:date="2025-03-28T13:43:00Z" w:initials="">
    <w:p w14:paraId="00000452"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no: skip to Children</w:t>
      </w:r>
    </w:p>
  </w:comment>
  <w:comment w:id="24" w:author="Peter Meinecke" w:date="2025-03-28T13:47:00Z" w:initials="">
    <w:p w14:paraId="00000450"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no: skip this section</w:t>
      </w:r>
    </w:p>
    <w:p w14:paraId="00000451"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yes: allow applicant to add information on children one at a time. Calculate total number of children and display at top of section</w:t>
      </w:r>
    </w:p>
  </w:comment>
  <w:comment w:id="25" w:author="Peter Meinecke" w:date="2025-03-28T13:56:00Z" w:initials="">
    <w:p w14:paraId="2F35D2CB" w14:textId="77777777" w:rsidR="00DF6419" w:rsidRDefault="00DF6419" w:rsidP="00DF64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yes, get name, relationship and current status of each family member that has status</w:t>
      </w:r>
    </w:p>
  </w:comment>
  <w:comment w:id="26" w:author="Peter Meinecke" w:date="2025-03-28T13:58:00Z" w:initials="">
    <w:p w14:paraId="7602BF97" w14:textId="77777777" w:rsidR="00DF6419" w:rsidRDefault="00DF6419" w:rsidP="00DF64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yes: get the name, relationship, type of application filed, date application was filed, whether or not applicant is included in the application of every family member with a pending application</w:t>
      </w:r>
    </w:p>
  </w:comment>
  <w:comment w:id="27" w:author="Peter Meinecke" w:date="2025-03-28T14:02:00Z" w:initials="">
    <w:p w14:paraId="4509998B" w14:textId="77777777" w:rsidR="00DF6419" w:rsidRDefault="00DF6419" w:rsidP="00DF641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If yes: get name, relation, branch, and current military status (active, reserve, retired)</w:t>
      </w:r>
    </w:p>
  </w:comment>
  <w:comment w:id="67" w:author="Peter Meinecke" w:date="2025-03-28T13:36:00Z" w:initials="">
    <w:p w14:paraId="00000454"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Eliminate this section if applicant is over 21 years old and does not have children OR if applicant is under 21 years old, married and has no children</w:t>
      </w:r>
    </w:p>
  </w:comment>
  <w:comment w:id="68" w:author="Peter Meinecke" w:date="2025-03-28T13:37:00Z" w:initials="">
    <w:p w14:paraId="0000044F" w14:textId="77777777" w:rsidR="00C41B29" w:rsidRDefault="00C41B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Eliminate this section if neither of the applicant's parents are from the listed countries OR if none of the applicant's family members are LPRs or USCs</w:t>
      </w:r>
    </w:p>
  </w:comment>
  <w:comment w:id="70" w:author="Peter Meinecke" w:date="2025-03-28T13:37:00Z" w:initials="">
    <w:p w14:paraId="0000044D"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Eliminate this section if applicant is not an LPR</w:t>
      </w:r>
    </w:p>
  </w:comment>
  <w:comment w:id="71" w:author="Peter Meinecke" w:date="2025-03-28T13:38:00Z" w:initials="">
    <w:p w14:paraId="0000044B"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Eliminate this section if applicant's date of entry is less than 10 years ago OR if none of applicant's family members are LPRs or USCs</w:t>
      </w:r>
    </w:p>
  </w:comment>
  <w:comment w:id="72" w:author="Jane Lombardi" w:date="2025-03-13T10:44:00Z" w:initials="">
    <w:p w14:paraId="00000459"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in immigration registration? Already registered or not</w:t>
      </w:r>
      <w:r>
        <w:rPr>
          <w:rFonts w:ascii="Arial" w:eastAsia="Arial" w:hAnsi="Arial" w:cs="Arial"/>
          <w:color w:val="000000"/>
        </w:rPr>
        <w:br/>
      </w:r>
      <w:r>
        <w:rPr>
          <w:rFonts w:ascii="Arial" w:eastAsia="Arial" w:hAnsi="Arial" w:cs="Arial"/>
          <w:color w:val="000000"/>
        </w:rPr>
        <w:br/>
        <w:t>Expedited removal</w:t>
      </w:r>
    </w:p>
  </w:comment>
  <w:comment w:id="73" w:author="Jane Lombardi" w:date="2025-03-13T10:43:00Z" w:initials="">
    <w:p w14:paraId="0000044E" w14:textId="77777777" w:rsidR="00F430DB" w:rsidRDefault="001877E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in immigration registration? Already registered or not</w:t>
      </w:r>
      <w:r>
        <w:rPr>
          <w:rFonts w:ascii="Arial" w:eastAsia="Arial" w:hAnsi="Arial" w:cs="Arial"/>
          <w:color w:val="000000"/>
        </w:rPr>
        <w:br/>
      </w:r>
      <w:r>
        <w:rPr>
          <w:rFonts w:ascii="Arial" w:eastAsia="Arial" w:hAnsi="Arial" w:cs="Arial"/>
          <w:color w:val="000000"/>
        </w:rPr>
        <w:br/>
        <w:t>Expedited removal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56" w15:done="0"/>
  <w15:commentEx w15:paraId="00000457" w15:paraIdParent="00000456" w15:done="0"/>
  <w15:commentEx w15:paraId="00000455" w15:done="0"/>
  <w15:commentEx w15:paraId="00000458" w15:done="0"/>
  <w15:commentEx w15:paraId="00000452" w15:done="0"/>
  <w15:commentEx w15:paraId="00000451" w15:done="0"/>
  <w15:commentEx w15:paraId="2F35D2CB" w15:done="0"/>
  <w15:commentEx w15:paraId="7602BF97" w15:done="0"/>
  <w15:commentEx w15:paraId="4509998B" w15:done="0"/>
  <w15:commentEx w15:paraId="00000454" w15:done="0"/>
  <w15:commentEx w15:paraId="0000044F" w15:done="0"/>
  <w15:commentEx w15:paraId="0000044D" w15:done="0"/>
  <w15:commentEx w15:paraId="0000044B" w15:done="0"/>
  <w15:commentEx w15:paraId="00000459" w15:done="0"/>
  <w15:commentEx w15:paraId="000004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56" w16cid:durableId="2831144B"/>
  <w16cid:commentId w16cid:paraId="00000457" w16cid:durableId="47919601"/>
  <w16cid:commentId w16cid:paraId="00000455" w16cid:durableId="3345E8DB"/>
  <w16cid:commentId w16cid:paraId="00000458" w16cid:durableId="540766BE"/>
  <w16cid:commentId w16cid:paraId="00000452" w16cid:durableId="48CB2C13"/>
  <w16cid:commentId w16cid:paraId="00000451" w16cid:durableId="5C88CAD0"/>
  <w16cid:commentId w16cid:paraId="2F35D2CB" w16cid:durableId="387C6C8A"/>
  <w16cid:commentId w16cid:paraId="7602BF97" w16cid:durableId="3BBF7337"/>
  <w16cid:commentId w16cid:paraId="4509998B" w16cid:durableId="44931009"/>
  <w16cid:commentId w16cid:paraId="00000454" w16cid:durableId="34383168"/>
  <w16cid:commentId w16cid:paraId="0000044F" w16cid:durableId="75D705FD"/>
  <w16cid:commentId w16cid:paraId="0000044D" w16cid:durableId="0807FA35"/>
  <w16cid:commentId w16cid:paraId="0000044B" w16cid:durableId="3FC9A933"/>
  <w16cid:commentId w16cid:paraId="00000459" w16cid:durableId="6D292D17"/>
  <w16cid:commentId w16cid:paraId="0000044E" w16cid:durableId="75822E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0C0A3" w14:textId="77777777" w:rsidR="003E3381" w:rsidRDefault="003E3381">
      <w:pPr>
        <w:spacing w:after="0" w:line="240" w:lineRule="auto"/>
      </w:pPr>
      <w:r>
        <w:separator/>
      </w:r>
    </w:p>
  </w:endnote>
  <w:endnote w:type="continuationSeparator" w:id="0">
    <w:p w14:paraId="710E9F54" w14:textId="77777777" w:rsidR="003E3381" w:rsidRDefault="003E3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355183D3-040A-4492-A905-E8CD29D4CC74}"/>
    <w:embedBold r:id="rId2" w:fontKey="{599E807A-3688-4412-A26D-96B1EBF18C70}"/>
    <w:embedItalic r:id="rId3" w:fontKey="{6DDCB8B2-0DAB-4645-8870-3331DDBD5D5A}"/>
    <w:embedBoldItalic r:id="rId4" w:fontKey="{09F543A7-0847-496D-916F-4BBF03B077E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7C851559-2B0B-42A9-B9DD-736FF511203F}"/>
    <w:embedItalic r:id="rId6" w:fontKey="{2F83C860-2FEC-4E09-86A2-6DA1449BA9B4}"/>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7" w:fontKey="{4935C36F-0BA8-44E3-A09E-D4EA7B905234}"/>
  </w:font>
  <w:font w:name="MS Gothic">
    <w:altName w:val="ＭＳ ゴシック"/>
    <w:panose1 w:val="020B0609070205080204"/>
    <w:charset w:val="80"/>
    <w:family w:val="modern"/>
    <w:pitch w:val="fixed"/>
    <w:sig w:usb0="E00002FF" w:usb1="6AC7FDFB" w:usb2="08000012" w:usb3="00000000" w:csb0="0002009F" w:csb1="00000000"/>
    <w:embedRegular r:id="rId8" w:subsetted="1" w:fontKey="{70D7158F-ECB2-4E1D-A84A-E42ED21B2ABE}"/>
  </w:font>
  <w:font w:name="Calibri Light">
    <w:panose1 w:val="020F0302020204030204"/>
    <w:charset w:val="00"/>
    <w:family w:val="swiss"/>
    <w:pitch w:val="variable"/>
    <w:sig w:usb0="E4002EFF" w:usb1="C000247B" w:usb2="00000009" w:usb3="00000000" w:csb0="000001FF" w:csb1="00000000"/>
    <w:embedRegular r:id="rId9" w:fontKey="{0F66CCE2-F4D8-4769-8FB0-6B83C66E78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8" w14:textId="2FD56B59" w:rsidR="00F430DB" w:rsidRDefault="001877EC">
    <w:pPr>
      <w:pBdr>
        <w:top w:val="nil"/>
        <w:left w:val="nil"/>
        <w:bottom w:val="nil"/>
        <w:right w:val="nil"/>
        <w:between w:val="nil"/>
      </w:pBdr>
      <w:tabs>
        <w:tab w:val="center" w:pos="4680"/>
        <w:tab w:val="right" w:pos="9360"/>
      </w:tabs>
      <w:spacing w:after="0" w:line="240" w:lineRule="auto"/>
      <w:rPr>
        <w:color w:val="000000"/>
      </w:rPr>
    </w:pPr>
    <w:r>
      <w:rPr>
        <w:color w:val="000000"/>
        <w:sz w:val="18"/>
        <w:szCs w:val="18"/>
      </w:rPr>
      <w:t>Updated March 2025</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separate"/>
    </w:r>
    <w:r w:rsidR="00655EA8">
      <w:rPr>
        <w:noProof/>
        <w:color w:val="000000"/>
      </w:rPr>
      <w:t>1</w:t>
    </w:r>
    <w:r>
      <w:rPr>
        <w:color w:val="000000"/>
      </w:rPr>
      <w:fldChar w:fldCharType="end"/>
    </w:r>
  </w:p>
  <w:p w14:paraId="00000449"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4925F" w14:textId="77777777" w:rsidR="003E3381" w:rsidRDefault="003E3381">
      <w:pPr>
        <w:spacing w:after="0" w:line="240" w:lineRule="auto"/>
      </w:pPr>
      <w:r>
        <w:separator/>
      </w:r>
    </w:p>
  </w:footnote>
  <w:footnote w:type="continuationSeparator" w:id="0">
    <w:p w14:paraId="3BFB081F" w14:textId="77777777" w:rsidR="003E3381" w:rsidRDefault="003E3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43" w14:textId="77777777" w:rsidR="00F430DB" w:rsidRDefault="00F430DB">
    <w:pPr>
      <w:widowControl w:val="0"/>
      <w:pBdr>
        <w:top w:val="nil"/>
        <w:left w:val="nil"/>
        <w:bottom w:val="nil"/>
        <w:right w:val="nil"/>
        <w:between w:val="nil"/>
      </w:pBdr>
      <w:spacing w:after="0"/>
      <w:rPr>
        <w:i/>
        <w:color w:val="000000"/>
        <w:sz w:val="28"/>
        <w:szCs w:val="28"/>
      </w:rPr>
    </w:pPr>
  </w:p>
  <w:tbl>
    <w:tblPr>
      <w:tblStyle w:val="1"/>
      <w:tblW w:w="11025" w:type="dxa"/>
      <w:tblLayout w:type="fixed"/>
      <w:tblLook w:val="0600" w:firstRow="0" w:lastRow="0" w:firstColumn="0" w:lastColumn="0" w:noHBand="1" w:noVBand="1"/>
    </w:tblPr>
    <w:tblGrid>
      <w:gridCol w:w="3675"/>
      <w:gridCol w:w="3675"/>
      <w:gridCol w:w="3675"/>
    </w:tblGrid>
    <w:tr w:rsidR="00F430DB" w14:paraId="10D2A3A4" w14:textId="77777777">
      <w:trPr>
        <w:trHeight w:val="300"/>
      </w:trPr>
      <w:tc>
        <w:tcPr>
          <w:tcW w:w="3675" w:type="dxa"/>
        </w:tcPr>
        <w:p w14:paraId="00000444" w14:textId="77777777" w:rsidR="00F430DB" w:rsidRDefault="00F430DB">
          <w:pPr>
            <w:pBdr>
              <w:top w:val="nil"/>
              <w:left w:val="nil"/>
              <w:bottom w:val="nil"/>
              <w:right w:val="nil"/>
              <w:between w:val="nil"/>
            </w:pBdr>
            <w:tabs>
              <w:tab w:val="center" w:pos="4680"/>
              <w:tab w:val="right" w:pos="9360"/>
            </w:tabs>
            <w:spacing w:after="0" w:line="240" w:lineRule="auto"/>
            <w:ind w:left="-115"/>
            <w:rPr>
              <w:color w:val="000000"/>
            </w:rPr>
          </w:pPr>
        </w:p>
      </w:tc>
      <w:tc>
        <w:tcPr>
          <w:tcW w:w="3675" w:type="dxa"/>
        </w:tcPr>
        <w:p w14:paraId="00000445" w14:textId="77777777" w:rsidR="00F430DB" w:rsidRDefault="00F430DB">
          <w:pPr>
            <w:pBdr>
              <w:top w:val="nil"/>
              <w:left w:val="nil"/>
              <w:bottom w:val="nil"/>
              <w:right w:val="nil"/>
              <w:between w:val="nil"/>
            </w:pBdr>
            <w:tabs>
              <w:tab w:val="center" w:pos="4680"/>
              <w:tab w:val="right" w:pos="9360"/>
            </w:tabs>
            <w:spacing w:after="0" w:line="240" w:lineRule="auto"/>
            <w:jc w:val="center"/>
            <w:rPr>
              <w:color w:val="000000"/>
            </w:rPr>
          </w:pPr>
        </w:p>
      </w:tc>
      <w:tc>
        <w:tcPr>
          <w:tcW w:w="3675" w:type="dxa"/>
        </w:tcPr>
        <w:p w14:paraId="00000446" w14:textId="77777777" w:rsidR="00F430DB" w:rsidRDefault="00F430DB">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00000447" w14:textId="77777777" w:rsidR="00F430DB" w:rsidRDefault="00F430DB">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B"/>
    <w:rsid w:val="00094376"/>
    <w:rsid w:val="000C1836"/>
    <w:rsid w:val="001877EC"/>
    <w:rsid w:val="003758F2"/>
    <w:rsid w:val="003D4A24"/>
    <w:rsid w:val="003E3381"/>
    <w:rsid w:val="00436E07"/>
    <w:rsid w:val="00460401"/>
    <w:rsid w:val="005052A7"/>
    <w:rsid w:val="00517E52"/>
    <w:rsid w:val="005618E0"/>
    <w:rsid w:val="00576B41"/>
    <w:rsid w:val="005B15A8"/>
    <w:rsid w:val="006103F8"/>
    <w:rsid w:val="00655EA8"/>
    <w:rsid w:val="00692C6F"/>
    <w:rsid w:val="007A25F4"/>
    <w:rsid w:val="007E218D"/>
    <w:rsid w:val="008011CA"/>
    <w:rsid w:val="008209A7"/>
    <w:rsid w:val="008301B7"/>
    <w:rsid w:val="00866A9E"/>
    <w:rsid w:val="008B0EB1"/>
    <w:rsid w:val="008D753E"/>
    <w:rsid w:val="00943541"/>
    <w:rsid w:val="00987CA1"/>
    <w:rsid w:val="009D1919"/>
    <w:rsid w:val="009E6EB0"/>
    <w:rsid w:val="00A1635D"/>
    <w:rsid w:val="00A278FE"/>
    <w:rsid w:val="00A71930"/>
    <w:rsid w:val="00AD193A"/>
    <w:rsid w:val="00AE5F84"/>
    <w:rsid w:val="00B1458A"/>
    <w:rsid w:val="00B50CBF"/>
    <w:rsid w:val="00C41B29"/>
    <w:rsid w:val="00C5354D"/>
    <w:rsid w:val="00CE77E3"/>
    <w:rsid w:val="00D430E5"/>
    <w:rsid w:val="00D808A2"/>
    <w:rsid w:val="00D958F3"/>
    <w:rsid w:val="00DF6419"/>
    <w:rsid w:val="00F14FAA"/>
    <w:rsid w:val="00F34C37"/>
    <w:rsid w:val="00F430DB"/>
    <w:rsid w:val="00F51B72"/>
    <w:rsid w:val="00F67BA3"/>
    <w:rsid w:val="00FC5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6A6AB"/>
  <w15:docId w15:val="{74D27E28-CE58-4803-861A-A72ECF5B6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DC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BD2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B31F6B"/>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4104"/>
    <w:pPr>
      <w:ind w:left="720"/>
      <w:contextualSpacing/>
    </w:pPr>
  </w:style>
  <w:style w:type="paragraph" w:customStyle="1" w:styleId="paragraph">
    <w:name w:val="paragraph"/>
    <w:basedOn w:val="Normal"/>
    <w:rsid w:val="00E609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60989"/>
  </w:style>
  <w:style w:type="character" w:customStyle="1" w:styleId="eop">
    <w:name w:val="eop"/>
    <w:basedOn w:val="DefaultParagraphFont"/>
    <w:rsid w:val="00E60989"/>
  </w:style>
  <w:style w:type="character" w:customStyle="1" w:styleId="scxw188809203">
    <w:name w:val="scxw188809203"/>
    <w:basedOn w:val="DefaultParagraphFont"/>
    <w:rsid w:val="00CF112A"/>
  </w:style>
  <w:style w:type="character" w:customStyle="1" w:styleId="tabchar">
    <w:name w:val="tabchar"/>
    <w:basedOn w:val="DefaultParagraphFont"/>
    <w:rsid w:val="00CE1CBC"/>
  </w:style>
  <w:style w:type="character" w:customStyle="1" w:styleId="scxw116329224">
    <w:name w:val="scxw116329224"/>
    <w:basedOn w:val="DefaultParagraphFont"/>
    <w:rsid w:val="009C60F9"/>
  </w:style>
  <w:style w:type="character" w:customStyle="1" w:styleId="scxw91239772">
    <w:name w:val="scxw91239772"/>
    <w:basedOn w:val="DefaultParagraphFont"/>
    <w:rsid w:val="00C34B2E"/>
  </w:style>
  <w:style w:type="character" w:customStyle="1" w:styleId="pagebreaktextspan">
    <w:name w:val="pagebreaktextspan"/>
    <w:basedOn w:val="DefaultParagraphFont"/>
    <w:rsid w:val="0065295E"/>
  </w:style>
  <w:style w:type="paragraph" w:styleId="Header">
    <w:name w:val="header"/>
    <w:basedOn w:val="Normal"/>
    <w:link w:val="HeaderChar"/>
    <w:uiPriority w:val="99"/>
    <w:unhideWhenUsed/>
    <w:rsid w:val="004256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64F"/>
  </w:style>
  <w:style w:type="paragraph" w:styleId="Footer">
    <w:name w:val="footer"/>
    <w:basedOn w:val="Normal"/>
    <w:link w:val="FooterChar"/>
    <w:uiPriority w:val="99"/>
    <w:unhideWhenUsed/>
    <w:rsid w:val="004256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64F"/>
  </w:style>
  <w:style w:type="paragraph" w:styleId="CommentText">
    <w:name w:val="annotation text"/>
    <w:basedOn w:val="Normal"/>
    <w:link w:val="CommentTextChar"/>
    <w:uiPriority w:val="99"/>
    <w:unhideWhenUsed/>
    <w:rsid w:val="002A65C8"/>
    <w:pPr>
      <w:spacing w:line="240" w:lineRule="auto"/>
    </w:pPr>
    <w:rPr>
      <w:sz w:val="20"/>
      <w:szCs w:val="20"/>
    </w:rPr>
  </w:style>
  <w:style w:type="character" w:customStyle="1" w:styleId="CommentTextChar">
    <w:name w:val="Comment Text Char"/>
    <w:basedOn w:val="DefaultParagraphFont"/>
    <w:link w:val="CommentText"/>
    <w:uiPriority w:val="99"/>
    <w:rsid w:val="002A65C8"/>
    <w:rPr>
      <w:sz w:val="20"/>
      <w:szCs w:val="20"/>
    </w:rPr>
  </w:style>
  <w:style w:type="character" w:styleId="CommentReference">
    <w:name w:val="annotation reference"/>
    <w:basedOn w:val="DefaultParagraphFont"/>
    <w:uiPriority w:val="99"/>
    <w:semiHidden/>
    <w:unhideWhenUsed/>
    <w:rsid w:val="002A65C8"/>
    <w:rPr>
      <w:sz w:val="16"/>
      <w:szCs w:val="16"/>
    </w:rPr>
  </w:style>
  <w:style w:type="paragraph" w:styleId="Revision">
    <w:name w:val="Revision"/>
    <w:hidden/>
    <w:uiPriority w:val="99"/>
    <w:semiHidden/>
    <w:rsid w:val="005F0F34"/>
    <w:pPr>
      <w:spacing w:after="0" w:line="240" w:lineRule="auto"/>
    </w:pPr>
  </w:style>
  <w:style w:type="paragraph" w:styleId="CommentSubject">
    <w:name w:val="annotation subject"/>
    <w:basedOn w:val="CommentText"/>
    <w:next w:val="CommentText"/>
    <w:link w:val="CommentSubjectChar"/>
    <w:uiPriority w:val="99"/>
    <w:semiHidden/>
    <w:unhideWhenUsed/>
    <w:rsid w:val="00FD07ED"/>
    <w:rPr>
      <w:b/>
      <w:bCs/>
    </w:rPr>
  </w:style>
  <w:style w:type="character" w:customStyle="1" w:styleId="CommentSubjectChar">
    <w:name w:val="Comment Subject Char"/>
    <w:basedOn w:val="CommentTextChar"/>
    <w:link w:val="CommentSubject"/>
    <w:uiPriority w:val="99"/>
    <w:semiHidden/>
    <w:rsid w:val="00FD07ED"/>
    <w:rPr>
      <w:b/>
      <w:bCs/>
      <w:sz w:val="20"/>
      <w:szCs w:val="20"/>
    </w:rPr>
  </w:style>
  <w:style w:type="character" w:styleId="Mention">
    <w:name w:val="Mention"/>
    <w:basedOn w:val="DefaultParagraphFont"/>
    <w:uiPriority w:val="99"/>
    <w:unhideWhenUsed/>
    <w:rsid w:val="00FD07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pPr>
      <w:spacing w:after="0" w:line="240" w:lineRule="auto"/>
    </w:pPr>
    <w:tblPr>
      <w:tblStyleRowBandSize w:val="1"/>
      <w:tblStyleColBandSize w:val="1"/>
    </w:tblPr>
  </w:style>
  <w:style w:type="table" w:customStyle="1" w:styleId="21">
    <w:name w:val="21"/>
    <w:basedOn w:val="TableNormal"/>
    <w:pPr>
      <w:spacing w:after="0" w:line="240" w:lineRule="auto"/>
    </w:pPr>
    <w:tblPr>
      <w:tblStyleRowBandSize w:val="1"/>
      <w:tblStyleColBandSize w:val="1"/>
    </w:tblPr>
  </w:style>
  <w:style w:type="table" w:customStyle="1" w:styleId="20">
    <w:name w:val="20"/>
    <w:basedOn w:val="TableNormal"/>
    <w:tblPr>
      <w:tblStyleRowBandSize w:val="1"/>
      <w:tblStyleColBandSize w:val="1"/>
      <w:tblCellMar>
        <w:left w:w="0" w:type="dxa"/>
        <w:right w:w="0" w:type="dxa"/>
      </w:tblCellMar>
    </w:tblPr>
  </w:style>
  <w:style w:type="table" w:customStyle="1" w:styleId="19">
    <w:name w:val="19"/>
    <w:basedOn w:val="TableNormal"/>
    <w:tblPr>
      <w:tblStyleRowBandSize w:val="1"/>
      <w:tblStyleColBandSize w:val="1"/>
      <w:tblCellMar>
        <w:left w:w="0" w:type="dxa"/>
        <w:right w:w="0" w:type="dxa"/>
      </w:tblCellMar>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025">
      <w:bodyDiv w:val="1"/>
      <w:marLeft w:val="0"/>
      <w:marRight w:val="0"/>
      <w:marTop w:val="0"/>
      <w:marBottom w:val="0"/>
      <w:divBdr>
        <w:top w:val="none" w:sz="0" w:space="0" w:color="auto"/>
        <w:left w:val="none" w:sz="0" w:space="0" w:color="auto"/>
        <w:bottom w:val="none" w:sz="0" w:space="0" w:color="auto"/>
        <w:right w:val="none" w:sz="0" w:space="0" w:color="auto"/>
      </w:divBdr>
      <w:divsChild>
        <w:div w:id="1493568503">
          <w:marLeft w:val="0"/>
          <w:marRight w:val="0"/>
          <w:marTop w:val="0"/>
          <w:marBottom w:val="0"/>
          <w:divBdr>
            <w:top w:val="none" w:sz="0" w:space="0" w:color="auto"/>
            <w:left w:val="none" w:sz="0" w:space="0" w:color="auto"/>
            <w:bottom w:val="none" w:sz="0" w:space="0" w:color="auto"/>
            <w:right w:val="none" w:sz="0" w:space="0" w:color="auto"/>
          </w:divBdr>
          <w:divsChild>
            <w:div w:id="10371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02">
      <w:bodyDiv w:val="1"/>
      <w:marLeft w:val="0"/>
      <w:marRight w:val="0"/>
      <w:marTop w:val="0"/>
      <w:marBottom w:val="0"/>
      <w:divBdr>
        <w:top w:val="none" w:sz="0" w:space="0" w:color="auto"/>
        <w:left w:val="none" w:sz="0" w:space="0" w:color="auto"/>
        <w:bottom w:val="none" w:sz="0" w:space="0" w:color="auto"/>
        <w:right w:val="none" w:sz="0" w:space="0" w:color="auto"/>
      </w:divBdr>
      <w:divsChild>
        <w:div w:id="279073514">
          <w:marLeft w:val="0"/>
          <w:marRight w:val="0"/>
          <w:marTop w:val="0"/>
          <w:marBottom w:val="0"/>
          <w:divBdr>
            <w:top w:val="none" w:sz="0" w:space="0" w:color="auto"/>
            <w:left w:val="none" w:sz="0" w:space="0" w:color="auto"/>
            <w:bottom w:val="none" w:sz="0" w:space="0" w:color="auto"/>
            <w:right w:val="none" w:sz="0" w:space="0" w:color="auto"/>
          </w:divBdr>
          <w:divsChild>
            <w:div w:id="60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608">
      <w:bodyDiv w:val="1"/>
      <w:marLeft w:val="0"/>
      <w:marRight w:val="0"/>
      <w:marTop w:val="0"/>
      <w:marBottom w:val="0"/>
      <w:divBdr>
        <w:top w:val="none" w:sz="0" w:space="0" w:color="auto"/>
        <w:left w:val="none" w:sz="0" w:space="0" w:color="auto"/>
        <w:bottom w:val="none" w:sz="0" w:space="0" w:color="auto"/>
        <w:right w:val="none" w:sz="0" w:space="0" w:color="auto"/>
      </w:divBdr>
      <w:divsChild>
        <w:div w:id="107237672">
          <w:marLeft w:val="0"/>
          <w:marRight w:val="0"/>
          <w:marTop w:val="0"/>
          <w:marBottom w:val="0"/>
          <w:divBdr>
            <w:top w:val="none" w:sz="0" w:space="0" w:color="auto"/>
            <w:left w:val="none" w:sz="0" w:space="0" w:color="auto"/>
            <w:bottom w:val="none" w:sz="0" w:space="0" w:color="auto"/>
            <w:right w:val="none" w:sz="0" w:space="0" w:color="auto"/>
          </w:divBdr>
          <w:divsChild>
            <w:div w:id="9674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9568">
      <w:bodyDiv w:val="1"/>
      <w:marLeft w:val="0"/>
      <w:marRight w:val="0"/>
      <w:marTop w:val="0"/>
      <w:marBottom w:val="0"/>
      <w:divBdr>
        <w:top w:val="none" w:sz="0" w:space="0" w:color="auto"/>
        <w:left w:val="none" w:sz="0" w:space="0" w:color="auto"/>
        <w:bottom w:val="none" w:sz="0" w:space="0" w:color="auto"/>
        <w:right w:val="none" w:sz="0" w:space="0" w:color="auto"/>
      </w:divBdr>
      <w:divsChild>
        <w:div w:id="921765348">
          <w:marLeft w:val="0"/>
          <w:marRight w:val="0"/>
          <w:marTop w:val="0"/>
          <w:marBottom w:val="0"/>
          <w:divBdr>
            <w:top w:val="none" w:sz="0" w:space="0" w:color="auto"/>
            <w:left w:val="none" w:sz="0" w:space="0" w:color="auto"/>
            <w:bottom w:val="none" w:sz="0" w:space="0" w:color="auto"/>
            <w:right w:val="none" w:sz="0" w:space="0" w:color="auto"/>
          </w:divBdr>
          <w:divsChild>
            <w:div w:id="9248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5006">
      <w:bodyDiv w:val="1"/>
      <w:marLeft w:val="0"/>
      <w:marRight w:val="0"/>
      <w:marTop w:val="0"/>
      <w:marBottom w:val="0"/>
      <w:divBdr>
        <w:top w:val="none" w:sz="0" w:space="0" w:color="auto"/>
        <w:left w:val="none" w:sz="0" w:space="0" w:color="auto"/>
        <w:bottom w:val="none" w:sz="0" w:space="0" w:color="auto"/>
        <w:right w:val="none" w:sz="0" w:space="0" w:color="auto"/>
      </w:divBdr>
      <w:divsChild>
        <w:div w:id="551813257">
          <w:marLeft w:val="0"/>
          <w:marRight w:val="0"/>
          <w:marTop w:val="0"/>
          <w:marBottom w:val="0"/>
          <w:divBdr>
            <w:top w:val="none" w:sz="0" w:space="0" w:color="auto"/>
            <w:left w:val="none" w:sz="0" w:space="0" w:color="auto"/>
            <w:bottom w:val="none" w:sz="0" w:space="0" w:color="auto"/>
            <w:right w:val="none" w:sz="0" w:space="0" w:color="auto"/>
          </w:divBdr>
          <w:divsChild>
            <w:div w:id="172860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8886">
      <w:bodyDiv w:val="1"/>
      <w:marLeft w:val="0"/>
      <w:marRight w:val="0"/>
      <w:marTop w:val="0"/>
      <w:marBottom w:val="0"/>
      <w:divBdr>
        <w:top w:val="none" w:sz="0" w:space="0" w:color="auto"/>
        <w:left w:val="none" w:sz="0" w:space="0" w:color="auto"/>
        <w:bottom w:val="none" w:sz="0" w:space="0" w:color="auto"/>
        <w:right w:val="none" w:sz="0" w:space="0" w:color="auto"/>
      </w:divBdr>
      <w:divsChild>
        <w:div w:id="1448888081">
          <w:marLeft w:val="0"/>
          <w:marRight w:val="0"/>
          <w:marTop w:val="0"/>
          <w:marBottom w:val="0"/>
          <w:divBdr>
            <w:top w:val="none" w:sz="0" w:space="0" w:color="auto"/>
            <w:left w:val="none" w:sz="0" w:space="0" w:color="auto"/>
            <w:bottom w:val="none" w:sz="0" w:space="0" w:color="auto"/>
            <w:right w:val="none" w:sz="0" w:space="0" w:color="auto"/>
          </w:divBdr>
          <w:divsChild>
            <w:div w:id="186269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
      <w:bodyDiv w:val="1"/>
      <w:marLeft w:val="0"/>
      <w:marRight w:val="0"/>
      <w:marTop w:val="0"/>
      <w:marBottom w:val="0"/>
      <w:divBdr>
        <w:top w:val="none" w:sz="0" w:space="0" w:color="auto"/>
        <w:left w:val="none" w:sz="0" w:space="0" w:color="auto"/>
        <w:bottom w:val="none" w:sz="0" w:space="0" w:color="auto"/>
        <w:right w:val="none" w:sz="0" w:space="0" w:color="auto"/>
      </w:divBdr>
      <w:divsChild>
        <w:div w:id="239484472">
          <w:marLeft w:val="0"/>
          <w:marRight w:val="0"/>
          <w:marTop w:val="0"/>
          <w:marBottom w:val="0"/>
          <w:divBdr>
            <w:top w:val="none" w:sz="0" w:space="0" w:color="auto"/>
            <w:left w:val="none" w:sz="0" w:space="0" w:color="auto"/>
            <w:bottom w:val="none" w:sz="0" w:space="0" w:color="auto"/>
            <w:right w:val="none" w:sz="0" w:space="0" w:color="auto"/>
          </w:divBdr>
          <w:divsChild>
            <w:div w:id="44010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719">
      <w:bodyDiv w:val="1"/>
      <w:marLeft w:val="0"/>
      <w:marRight w:val="0"/>
      <w:marTop w:val="0"/>
      <w:marBottom w:val="0"/>
      <w:divBdr>
        <w:top w:val="none" w:sz="0" w:space="0" w:color="auto"/>
        <w:left w:val="none" w:sz="0" w:space="0" w:color="auto"/>
        <w:bottom w:val="none" w:sz="0" w:space="0" w:color="auto"/>
        <w:right w:val="none" w:sz="0" w:space="0" w:color="auto"/>
      </w:divBdr>
      <w:divsChild>
        <w:div w:id="476918878">
          <w:marLeft w:val="0"/>
          <w:marRight w:val="0"/>
          <w:marTop w:val="0"/>
          <w:marBottom w:val="0"/>
          <w:divBdr>
            <w:top w:val="none" w:sz="0" w:space="0" w:color="auto"/>
            <w:left w:val="none" w:sz="0" w:space="0" w:color="auto"/>
            <w:bottom w:val="none" w:sz="0" w:space="0" w:color="auto"/>
            <w:right w:val="none" w:sz="0" w:space="0" w:color="auto"/>
          </w:divBdr>
          <w:divsChild>
            <w:div w:id="16259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6337">
      <w:bodyDiv w:val="1"/>
      <w:marLeft w:val="0"/>
      <w:marRight w:val="0"/>
      <w:marTop w:val="0"/>
      <w:marBottom w:val="0"/>
      <w:divBdr>
        <w:top w:val="none" w:sz="0" w:space="0" w:color="auto"/>
        <w:left w:val="none" w:sz="0" w:space="0" w:color="auto"/>
        <w:bottom w:val="none" w:sz="0" w:space="0" w:color="auto"/>
        <w:right w:val="none" w:sz="0" w:space="0" w:color="auto"/>
      </w:divBdr>
      <w:divsChild>
        <w:div w:id="1615863880">
          <w:marLeft w:val="0"/>
          <w:marRight w:val="0"/>
          <w:marTop w:val="0"/>
          <w:marBottom w:val="0"/>
          <w:divBdr>
            <w:top w:val="none" w:sz="0" w:space="0" w:color="auto"/>
            <w:left w:val="none" w:sz="0" w:space="0" w:color="auto"/>
            <w:bottom w:val="none" w:sz="0" w:space="0" w:color="auto"/>
            <w:right w:val="none" w:sz="0" w:space="0" w:color="auto"/>
          </w:divBdr>
          <w:divsChild>
            <w:div w:id="17054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15275">
      <w:bodyDiv w:val="1"/>
      <w:marLeft w:val="0"/>
      <w:marRight w:val="0"/>
      <w:marTop w:val="0"/>
      <w:marBottom w:val="0"/>
      <w:divBdr>
        <w:top w:val="none" w:sz="0" w:space="0" w:color="auto"/>
        <w:left w:val="none" w:sz="0" w:space="0" w:color="auto"/>
        <w:bottom w:val="none" w:sz="0" w:space="0" w:color="auto"/>
        <w:right w:val="none" w:sz="0" w:space="0" w:color="auto"/>
      </w:divBdr>
      <w:divsChild>
        <w:div w:id="1913277212">
          <w:marLeft w:val="0"/>
          <w:marRight w:val="0"/>
          <w:marTop w:val="0"/>
          <w:marBottom w:val="0"/>
          <w:divBdr>
            <w:top w:val="none" w:sz="0" w:space="0" w:color="auto"/>
            <w:left w:val="none" w:sz="0" w:space="0" w:color="auto"/>
            <w:bottom w:val="none" w:sz="0" w:space="0" w:color="auto"/>
            <w:right w:val="none" w:sz="0" w:space="0" w:color="auto"/>
          </w:divBdr>
          <w:divsChild>
            <w:div w:id="6864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01">
      <w:bodyDiv w:val="1"/>
      <w:marLeft w:val="0"/>
      <w:marRight w:val="0"/>
      <w:marTop w:val="0"/>
      <w:marBottom w:val="0"/>
      <w:divBdr>
        <w:top w:val="none" w:sz="0" w:space="0" w:color="auto"/>
        <w:left w:val="none" w:sz="0" w:space="0" w:color="auto"/>
        <w:bottom w:val="none" w:sz="0" w:space="0" w:color="auto"/>
        <w:right w:val="none" w:sz="0" w:space="0" w:color="auto"/>
      </w:divBdr>
      <w:divsChild>
        <w:div w:id="757018661">
          <w:marLeft w:val="0"/>
          <w:marRight w:val="0"/>
          <w:marTop w:val="0"/>
          <w:marBottom w:val="0"/>
          <w:divBdr>
            <w:top w:val="none" w:sz="0" w:space="0" w:color="auto"/>
            <w:left w:val="none" w:sz="0" w:space="0" w:color="auto"/>
            <w:bottom w:val="none" w:sz="0" w:space="0" w:color="auto"/>
            <w:right w:val="none" w:sz="0" w:space="0" w:color="auto"/>
          </w:divBdr>
          <w:divsChild>
            <w:div w:id="120875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2653">
      <w:bodyDiv w:val="1"/>
      <w:marLeft w:val="0"/>
      <w:marRight w:val="0"/>
      <w:marTop w:val="0"/>
      <w:marBottom w:val="0"/>
      <w:divBdr>
        <w:top w:val="none" w:sz="0" w:space="0" w:color="auto"/>
        <w:left w:val="none" w:sz="0" w:space="0" w:color="auto"/>
        <w:bottom w:val="none" w:sz="0" w:space="0" w:color="auto"/>
        <w:right w:val="none" w:sz="0" w:space="0" w:color="auto"/>
      </w:divBdr>
      <w:divsChild>
        <w:div w:id="2093044165">
          <w:marLeft w:val="0"/>
          <w:marRight w:val="0"/>
          <w:marTop w:val="0"/>
          <w:marBottom w:val="0"/>
          <w:divBdr>
            <w:top w:val="none" w:sz="0" w:space="0" w:color="auto"/>
            <w:left w:val="none" w:sz="0" w:space="0" w:color="auto"/>
            <w:bottom w:val="none" w:sz="0" w:space="0" w:color="auto"/>
            <w:right w:val="none" w:sz="0" w:space="0" w:color="auto"/>
          </w:divBdr>
          <w:divsChild>
            <w:div w:id="16962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8251">
      <w:bodyDiv w:val="1"/>
      <w:marLeft w:val="0"/>
      <w:marRight w:val="0"/>
      <w:marTop w:val="0"/>
      <w:marBottom w:val="0"/>
      <w:divBdr>
        <w:top w:val="none" w:sz="0" w:space="0" w:color="auto"/>
        <w:left w:val="none" w:sz="0" w:space="0" w:color="auto"/>
        <w:bottom w:val="none" w:sz="0" w:space="0" w:color="auto"/>
        <w:right w:val="none" w:sz="0" w:space="0" w:color="auto"/>
      </w:divBdr>
      <w:divsChild>
        <w:div w:id="658845462">
          <w:marLeft w:val="0"/>
          <w:marRight w:val="0"/>
          <w:marTop w:val="0"/>
          <w:marBottom w:val="0"/>
          <w:divBdr>
            <w:top w:val="none" w:sz="0" w:space="0" w:color="auto"/>
            <w:left w:val="none" w:sz="0" w:space="0" w:color="auto"/>
            <w:bottom w:val="none" w:sz="0" w:space="0" w:color="auto"/>
            <w:right w:val="none" w:sz="0" w:space="0" w:color="auto"/>
          </w:divBdr>
          <w:divsChild>
            <w:div w:id="388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7869">
      <w:bodyDiv w:val="1"/>
      <w:marLeft w:val="0"/>
      <w:marRight w:val="0"/>
      <w:marTop w:val="0"/>
      <w:marBottom w:val="0"/>
      <w:divBdr>
        <w:top w:val="none" w:sz="0" w:space="0" w:color="auto"/>
        <w:left w:val="none" w:sz="0" w:space="0" w:color="auto"/>
        <w:bottom w:val="none" w:sz="0" w:space="0" w:color="auto"/>
        <w:right w:val="none" w:sz="0" w:space="0" w:color="auto"/>
      </w:divBdr>
      <w:divsChild>
        <w:div w:id="563638917">
          <w:marLeft w:val="0"/>
          <w:marRight w:val="0"/>
          <w:marTop w:val="0"/>
          <w:marBottom w:val="0"/>
          <w:divBdr>
            <w:top w:val="none" w:sz="0" w:space="0" w:color="auto"/>
            <w:left w:val="none" w:sz="0" w:space="0" w:color="auto"/>
            <w:bottom w:val="none" w:sz="0" w:space="0" w:color="auto"/>
            <w:right w:val="none" w:sz="0" w:space="0" w:color="auto"/>
          </w:divBdr>
          <w:divsChild>
            <w:div w:id="108484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5265">
      <w:bodyDiv w:val="1"/>
      <w:marLeft w:val="0"/>
      <w:marRight w:val="0"/>
      <w:marTop w:val="0"/>
      <w:marBottom w:val="0"/>
      <w:divBdr>
        <w:top w:val="none" w:sz="0" w:space="0" w:color="auto"/>
        <w:left w:val="none" w:sz="0" w:space="0" w:color="auto"/>
        <w:bottom w:val="none" w:sz="0" w:space="0" w:color="auto"/>
        <w:right w:val="none" w:sz="0" w:space="0" w:color="auto"/>
      </w:divBdr>
      <w:divsChild>
        <w:div w:id="1912157191">
          <w:marLeft w:val="0"/>
          <w:marRight w:val="0"/>
          <w:marTop w:val="0"/>
          <w:marBottom w:val="0"/>
          <w:divBdr>
            <w:top w:val="none" w:sz="0" w:space="0" w:color="auto"/>
            <w:left w:val="none" w:sz="0" w:space="0" w:color="auto"/>
            <w:bottom w:val="none" w:sz="0" w:space="0" w:color="auto"/>
            <w:right w:val="none" w:sz="0" w:space="0" w:color="auto"/>
          </w:divBdr>
          <w:divsChild>
            <w:div w:id="12023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6719">
      <w:bodyDiv w:val="1"/>
      <w:marLeft w:val="0"/>
      <w:marRight w:val="0"/>
      <w:marTop w:val="0"/>
      <w:marBottom w:val="0"/>
      <w:divBdr>
        <w:top w:val="none" w:sz="0" w:space="0" w:color="auto"/>
        <w:left w:val="none" w:sz="0" w:space="0" w:color="auto"/>
        <w:bottom w:val="none" w:sz="0" w:space="0" w:color="auto"/>
        <w:right w:val="none" w:sz="0" w:space="0" w:color="auto"/>
      </w:divBdr>
      <w:divsChild>
        <w:div w:id="657197030">
          <w:marLeft w:val="0"/>
          <w:marRight w:val="0"/>
          <w:marTop w:val="0"/>
          <w:marBottom w:val="0"/>
          <w:divBdr>
            <w:top w:val="none" w:sz="0" w:space="0" w:color="auto"/>
            <w:left w:val="none" w:sz="0" w:space="0" w:color="auto"/>
            <w:bottom w:val="none" w:sz="0" w:space="0" w:color="auto"/>
            <w:right w:val="none" w:sz="0" w:space="0" w:color="auto"/>
          </w:divBdr>
          <w:divsChild>
            <w:div w:id="17835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8318">
      <w:bodyDiv w:val="1"/>
      <w:marLeft w:val="0"/>
      <w:marRight w:val="0"/>
      <w:marTop w:val="0"/>
      <w:marBottom w:val="0"/>
      <w:divBdr>
        <w:top w:val="none" w:sz="0" w:space="0" w:color="auto"/>
        <w:left w:val="none" w:sz="0" w:space="0" w:color="auto"/>
        <w:bottom w:val="none" w:sz="0" w:space="0" w:color="auto"/>
        <w:right w:val="none" w:sz="0" w:space="0" w:color="auto"/>
      </w:divBdr>
      <w:divsChild>
        <w:div w:id="239757503">
          <w:marLeft w:val="0"/>
          <w:marRight w:val="0"/>
          <w:marTop w:val="0"/>
          <w:marBottom w:val="0"/>
          <w:divBdr>
            <w:top w:val="none" w:sz="0" w:space="0" w:color="auto"/>
            <w:left w:val="none" w:sz="0" w:space="0" w:color="auto"/>
            <w:bottom w:val="none" w:sz="0" w:space="0" w:color="auto"/>
            <w:right w:val="none" w:sz="0" w:space="0" w:color="auto"/>
          </w:divBdr>
          <w:divsChild>
            <w:div w:id="1733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2531">
      <w:bodyDiv w:val="1"/>
      <w:marLeft w:val="0"/>
      <w:marRight w:val="0"/>
      <w:marTop w:val="0"/>
      <w:marBottom w:val="0"/>
      <w:divBdr>
        <w:top w:val="none" w:sz="0" w:space="0" w:color="auto"/>
        <w:left w:val="none" w:sz="0" w:space="0" w:color="auto"/>
        <w:bottom w:val="none" w:sz="0" w:space="0" w:color="auto"/>
        <w:right w:val="none" w:sz="0" w:space="0" w:color="auto"/>
      </w:divBdr>
      <w:divsChild>
        <w:div w:id="996494355">
          <w:marLeft w:val="0"/>
          <w:marRight w:val="0"/>
          <w:marTop w:val="0"/>
          <w:marBottom w:val="0"/>
          <w:divBdr>
            <w:top w:val="none" w:sz="0" w:space="0" w:color="auto"/>
            <w:left w:val="none" w:sz="0" w:space="0" w:color="auto"/>
            <w:bottom w:val="none" w:sz="0" w:space="0" w:color="auto"/>
            <w:right w:val="none" w:sz="0" w:space="0" w:color="auto"/>
          </w:divBdr>
          <w:divsChild>
            <w:div w:id="8916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416">
      <w:bodyDiv w:val="1"/>
      <w:marLeft w:val="0"/>
      <w:marRight w:val="0"/>
      <w:marTop w:val="0"/>
      <w:marBottom w:val="0"/>
      <w:divBdr>
        <w:top w:val="none" w:sz="0" w:space="0" w:color="auto"/>
        <w:left w:val="none" w:sz="0" w:space="0" w:color="auto"/>
        <w:bottom w:val="none" w:sz="0" w:space="0" w:color="auto"/>
        <w:right w:val="none" w:sz="0" w:space="0" w:color="auto"/>
      </w:divBdr>
      <w:divsChild>
        <w:div w:id="820732825">
          <w:marLeft w:val="0"/>
          <w:marRight w:val="0"/>
          <w:marTop w:val="0"/>
          <w:marBottom w:val="0"/>
          <w:divBdr>
            <w:top w:val="none" w:sz="0" w:space="0" w:color="auto"/>
            <w:left w:val="none" w:sz="0" w:space="0" w:color="auto"/>
            <w:bottom w:val="none" w:sz="0" w:space="0" w:color="auto"/>
            <w:right w:val="none" w:sz="0" w:space="0" w:color="auto"/>
          </w:divBdr>
          <w:divsChild>
            <w:div w:id="78442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0644">
      <w:bodyDiv w:val="1"/>
      <w:marLeft w:val="0"/>
      <w:marRight w:val="0"/>
      <w:marTop w:val="0"/>
      <w:marBottom w:val="0"/>
      <w:divBdr>
        <w:top w:val="none" w:sz="0" w:space="0" w:color="auto"/>
        <w:left w:val="none" w:sz="0" w:space="0" w:color="auto"/>
        <w:bottom w:val="none" w:sz="0" w:space="0" w:color="auto"/>
        <w:right w:val="none" w:sz="0" w:space="0" w:color="auto"/>
      </w:divBdr>
      <w:divsChild>
        <w:div w:id="1762987559">
          <w:marLeft w:val="0"/>
          <w:marRight w:val="0"/>
          <w:marTop w:val="0"/>
          <w:marBottom w:val="0"/>
          <w:divBdr>
            <w:top w:val="none" w:sz="0" w:space="0" w:color="auto"/>
            <w:left w:val="none" w:sz="0" w:space="0" w:color="auto"/>
            <w:bottom w:val="none" w:sz="0" w:space="0" w:color="auto"/>
            <w:right w:val="none" w:sz="0" w:space="0" w:color="auto"/>
          </w:divBdr>
          <w:divsChild>
            <w:div w:id="588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2053">
      <w:bodyDiv w:val="1"/>
      <w:marLeft w:val="0"/>
      <w:marRight w:val="0"/>
      <w:marTop w:val="0"/>
      <w:marBottom w:val="0"/>
      <w:divBdr>
        <w:top w:val="none" w:sz="0" w:space="0" w:color="auto"/>
        <w:left w:val="none" w:sz="0" w:space="0" w:color="auto"/>
        <w:bottom w:val="none" w:sz="0" w:space="0" w:color="auto"/>
        <w:right w:val="none" w:sz="0" w:space="0" w:color="auto"/>
      </w:divBdr>
      <w:divsChild>
        <w:div w:id="1201087581">
          <w:marLeft w:val="0"/>
          <w:marRight w:val="0"/>
          <w:marTop w:val="0"/>
          <w:marBottom w:val="0"/>
          <w:divBdr>
            <w:top w:val="none" w:sz="0" w:space="0" w:color="auto"/>
            <w:left w:val="none" w:sz="0" w:space="0" w:color="auto"/>
            <w:bottom w:val="none" w:sz="0" w:space="0" w:color="auto"/>
            <w:right w:val="none" w:sz="0" w:space="0" w:color="auto"/>
          </w:divBdr>
          <w:divsChild>
            <w:div w:id="1871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771">
      <w:bodyDiv w:val="1"/>
      <w:marLeft w:val="0"/>
      <w:marRight w:val="0"/>
      <w:marTop w:val="0"/>
      <w:marBottom w:val="0"/>
      <w:divBdr>
        <w:top w:val="none" w:sz="0" w:space="0" w:color="auto"/>
        <w:left w:val="none" w:sz="0" w:space="0" w:color="auto"/>
        <w:bottom w:val="none" w:sz="0" w:space="0" w:color="auto"/>
        <w:right w:val="none" w:sz="0" w:space="0" w:color="auto"/>
      </w:divBdr>
      <w:divsChild>
        <w:div w:id="666907555">
          <w:marLeft w:val="0"/>
          <w:marRight w:val="0"/>
          <w:marTop w:val="0"/>
          <w:marBottom w:val="0"/>
          <w:divBdr>
            <w:top w:val="none" w:sz="0" w:space="0" w:color="auto"/>
            <w:left w:val="none" w:sz="0" w:space="0" w:color="auto"/>
            <w:bottom w:val="none" w:sz="0" w:space="0" w:color="auto"/>
            <w:right w:val="none" w:sz="0" w:space="0" w:color="auto"/>
          </w:divBdr>
          <w:divsChild>
            <w:div w:id="9147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588">
      <w:bodyDiv w:val="1"/>
      <w:marLeft w:val="0"/>
      <w:marRight w:val="0"/>
      <w:marTop w:val="0"/>
      <w:marBottom w:val="0"/>
      <w:divBdr>
        <w:top w:val="none" w:sz="0" w:space="0" w:color="auto"/>
        <w:left w:val="none" w:sz="0" w:space="0" w:color="auto"/>
        <w:bottom w:val="none" w:sz="0" w:space="0" w:color="auto"/>
        <w:right w:val="none" w:sz="0" w:space="0" w:color="auto"/>
      </w:divBdr>
      <w:divsChild>
        <w:div w:id="776750792">
          <w:marLeft w:val="0"/>
          <w:marRight w:val="0"/>
          <w:marTop w:val="0"/>
          <w:marBottom w:val="0"/>
          <w:divBdr>
            <w:top w:val="none" w:sz="0" w:space="0" w:color="auto"/>
            <w:left w:val="none" w:sz="0" w:space="0" w:color="auto"/>
            <w:bottom w:val="none" w:sz="0" w:space="0" w:color="auto"/>
            <w:right w:val="none" w:sz="0" w:space="0" w:color="auto"/>
          </w:divBdr>
          <w:divsChild>
            <w:div w:id="197763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7690">
      <w:bodyDiv w:val="1"/>
      <w:marLeft w:val="0"/>
      <w:marRight w:val="0"/>
      <w:marTop w:val="0"/>
      <w:marBottom w:val="0"/>
      <w:divBdr>
        <w:top w:val="none" w:sz="0" w:space="0" w:color="auto"/>
        <w:left w:val="none" w:sz="0" w:space="0" w:color="auto"/>
        <w:bottom w:val="none" w:sz="0" w:space="0" w:color="auto"/>
        <w:right w:val="none" w:sz="0" w:space="0" w:color="auto"/>
      </w:divBdr>
      <w:divsChild>
        <w:div w:id="193077998">
          <w:marLeft w:val="0"/>
          <w:marRight w:val="0"/>
          <w:marTop w:val="0"/>
          <w:marBottom w:val="0"/>
          <w:divBdr>
            <w:top w:val="none" w:sz="0" w:space="0" w:color="auto"/>
            <w:left w:val="none" w:sz="0" w:space="0" w:color="auto"/>
            <w:bottom w:val="none" w:sz="0" w:space="0" w:color="auto"/>
            <w:right w:val="none" w:sz="0" w:space="0" w:color="auto"/>
          </w:divBdr>
          <w:divsChild>
            <w:div w:id="3066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2858">
      <w:bodyDiv w:val="1"/>
      <w:marLeft w:val="0"/>
      <w:marRight w:val="0"/>
      <w:marTop w:val="0"/>
      <w:marBottom w:val="0"/>
      <w:divBdr>
        <w:top w:val="none" w:sz="0" w:space="0" w:color="auto"/>
        <w:left w:val="none" w:sz="0" w:space="0" w:color="auto"/>
        <w:bottom w:val="none" w:sz="0" w:space="0" w:color="auto"/>
        <w:right w:val="none" w:sz="0" w:space="0" w:color="auto"/>
      </w:divBdr>
      <w:divsChild>
        <w:div w:id="991326266">
          <w:marLeft w:val="0"/>
          <w:marRight w:val="0"/>
          <w:marTop w:val="0"/>
          <w:marBottom w:val="0"/>
          <w:divBdr>
            <w:top w:val="none" w:sz="0" w:space="0" w:color="auto"/>
            <w:left w:val="none" w:sz="0" w:space="0" w:color="auto"/>
            <w:bottom w:val="none" w:sz="0" w:space="0" w:color="auto"/>
            <w:right w:val="none" w:sz="0" w:space="0" w:color="auto"/>
          </w:divBdr>
          <w:divsChild>
            <w:div w:id="204736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1703">
      <w:bodyDiv w:val="1"/>
      <w:marLeft w:val="0"/>
      <w:marRight w:val="0"/>
      <w:marTop w:val="0"/>
      <w:marBottom w:val="0"/>
      <w:divBdr>
        <w:top w:val="none" w:sz="0" w:space="0" w:color="auto"/>
        <w:left w:val="none" w:sz="0" w:space="0" w:color="auto"/>
        <w:bottom w:val="none" w:sz="0" w:space="0" w:color="auto"/>
        <w:right w:val="none" w:sz="0" w:space="0" w:color="auto"/>
      </w:divBdr>
      <w:divsChild>
        <w:div w:id="399324968">
          <w:marLeft w:val="0"/>
          <w:marRight w:val="0"/>
          <w:marTop w:val="0"/>
          <w:marBottom w:val="0"/>
          <w:divBdr>
            <w:top w:val="none" w:sz="0" w:space="0" w:color="auto"/>
            <w:left w:val="none" w:sz="0" w:space="0" w:color="auto"/>
            <w:bottom w:val="none" w:sz="0" w:space="0" w:color="auto"/>
            <w:right w:val="none" w:sz="0" w:space="0" w:color="auto"/>
          </w:divBdr>
          <w:divsChild>
            <w:div w:id="6177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7334">
      <w:bodyDiv w:val="1"/>
      <w:marLeft w:val="0"/>
      <w:marRight w:val="0"/>
      <w:marTop w:val="0"/>
      <w:marBottom w:val="0"/>
      <w:divBdr>
        <w:top w:val="none" w:sz="0" w:space="0" w:color="auto"/>
        <w:left w:val="none" w:sz="0" w:space="0" w:color="auto"/>
        <w:bottom w:val="none" w:sz="0" w:space="0" w:color="auto"/>
        <w:right w:val="none" w:sz="0" w:space="0" w:color="auto"/>
      </w:divBdr>
      <w:divsChild>
        <w:div w:id="1197621676">
          <w:marLeft w:val="0"/>
          <w:marRight w:val="0"/>
          <w:marTop w:val="0"/>
          <w:marBottom w:val="0"/>
          <w:divBdr>
            <w:top w:val="none" w:sz="0" w:space="0" w:color="auto"/>
            <w:left w:val="none" w:sz="0" w:space="0" w:color="auto"/>
            <w:bottom w:val="none" w:sz="0" w:space="0" w:color="auto"/>
            <w:right w:val="none" w:sz="0" w:space="0" w:color="auto"/>
          </w:divBdr>
          <w:divsChild>
            <w:div w:id="1035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9407">
      <w:bodyDiv w:val="1"/>
      <w:marLeft w:val="0"/>
      <w:marRight w:val="0"/>
      <w:marTop w:val="0"/>
      <w:marBottom w:val="0"/>
      <w:divBdr>
        <w:top w:val="none" w:sz="0" w:space="0" w:color="auto"/>
        <w:left w:val="none" w:sz="0" w:space="0" w:color="auto"/>
        <w:bottom w:val="none" w:sz="0" w:space="0" w:color="auto"/>
        <w:right w:val="none" w:sz="0" w:space="0" w:color="auto"/>
      </w:divBdr>
      <w:divsChild>
        <w:div w:id="309023637">
          <w:marLeft w:val="0"/>
          <w:marRight w:val="0"/>
          <w:marTop w:val="0"/>
          <w:marBottom w:val="0"/>
          <w:divBdr>
            <w:top w:val="none" w:sz="0" w:space="0" w:color="auto"/>
            <w:left w:val="none" w:sz="0" w:space="0" w:color="auto"/>
            <w:bottom w:val="none" w:sz="0" w:space="0" w:color="auto"/>
            <w:right w:val="none" w:sz="0" w:space="0" w:color="auto"/>
          </w:divBdr>
          <w:divsChild>
            <w:div w:id="12832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5874">
      <w:bodyDiv w:val="1"/>
      <w:marLeft w:val="0"/>
      <w:marRight w:val="0"/>
      <w:marTop w:val="0"/>
      <w:marBottom w:val="0"/>
      <w:divBdr>
        <w:top w:val="none" w:sz="0" w:space="0" w:color="auto"/>
        <w:left w:val="none" w:sz="0" w:space="0" w:color="auto"/>
        <w:bottom w:val="none" w:sz="0" w:space="0" w:color="auto"/>
        <w:right w:val="none" w:sz="0" w:space="0" w:color="auto"/>
      </w:divBdr>
      <w:divsChild>
        <w:div w:id="581840496">
          <w:marLeft w:val="0"/>
          <w:marRight w:val="0"/>
          <w:marTop w:val="0"/>
          <w:marBottom w:val="0"/>
          <w:divBdr>
            <w:top w:val="none" w:sz="0" w:space="0" w:color="auto"/>
            <w:left w:val="none" w:sz="0" w:space="0" w:color="auto"/>
            <w:bottom w:val="none" w:sz="0" w:space="0" w:color="auto"/>
            <w:right w:val="none" w:sz="0" w:space="0" w:color="auto"/>
          </w:divBdr>
          <w:divsChild>
            <w:div w:id="106195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535">
      <w:bodyDiv w:val="1"/>
      <w:marLeft w:val="0"/>
      <w:marRight w:val="0"/>
      <w:marTop w:val="0"/>
      <w:marBottom w:val="0"/>
      <w:divBdr>
        <w:top w:val="none" w:sz="0" w:space="0" w:color="auto"/>
        <w:left w:val="none" w:sz="0" w:space="0" w:color="auto"/>
        <w:bottom w:val="none" w:sz="0" w:space="0" w:color="auto"/>
        <w:right w:val="none" w:sz="0" w:space="0" w:color="auto"/>
      </w:divBdr>
      <w:divsChild>
        <w:div w:id="1176647737">
          <w:marLeft w:val="0"/>
          <w:marRight w:val="0"/>
          <w:marTop w:val="0"/>
          <w:marBottom w:val="0"/>
          <w:divBdr>
            <w:top w:val="none" w:sz="0" w:space="0" w:color="auto"/>
            <w:left w:val="none" w:sz="0" w:space="0" w:color="auto"/>
            <w:bottom w:val="none" w:sz="0" w:space="0" w:color="auto"/>
            <w:right w:val="none" w:sz="0" w:space="0" w:color="auto"/>
          </w:divBdr>
          <w:divsChild>
            <w:div w:id="183803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270">
      <w:bodyDiv w:val="1"/>
      <w:marLeft w:val="0"/>
      <w:marRight w:val="0"/>
      <w:marTop w:val="0"/>
      <w:marBottom w:val="0"/>
      <w:divBdr>
        <w:top w:val="none" w:sz="0" w:space="0" w:color="auto"/>
        <w:left w:val="none" w:sz="0" w:space="0" w:color="auto"/>
        <w:bottom w:val="none" w:sz="0" w:space="0" w:color="auto"/>
        <w:right w:val="none" w:sz="0" w:space="0" w:color="auto"/>
      </w:divBdr>
      <w:divsChild>
        <w:div w:id="1326515294">
          <w:marLeft w:val="0"/>
          <w:marRight w:val="0"/>
          <w:marTop w:val="0"/>
          <w:marBottom w:val="0"/>
          <w:divBdr>
            <w:top w:val="none" w:sz="0" w:space="0" w:color="auto"/>
            <w:left w:val="none" w:sz="0" w:space="0" w:color="auto"/>
            <w:bottom w:val="none" w:sz="0" w:space="0" w:color="auto"/>
            <w:right w:val="none" w:sz="0" w:space="0" w:color="auto"/>
          </w:divBdr>
          <w:divsChild>
            <w:div w:id="4520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664">
      <w:bodyDiv w:val="1"/>
      <w:marLeft w:val="0"/>
      <w:marRight w:val="0"/>
      <w:marTop w:val="0"/>
      <w:marBottom w:val="0"/>
      <w:divBdr>
        <w:top w:val="none" w:sz="0" w:space="0" w:color="auto"/>
        <w:left w:val="none" w:sz="0" w:space="0" w:color="auto"/>
        <w:bottom w:val="none" w:sz="0" w:space="0" w:color="auto"/>
        <w:right w:val="none" w:sz="0" w:space="0" w:color="auto"/>
      </w:divBdr>
      <w:divsChild>
        <w:div w:id="1405420104">
          <w:marLeft w:val="0"/>
          <w:marRight w:val="0"/>
          <w:marTop w:val="0"/>
          <w:marBottom w:val="0"/>
          <w:divBdr>
            <w:top w:val="none" w:sz="0" w:space="0" w:color="auto"/>
            <w:left w:val="none" w:sz="0" w:space="0" w:color="auto"/>
            <w:bottom w:val="none" w:sz="0" w:space="0" w:color="auto"/>
            <w:right w:val="none" w:sz="0" w:space="0" w:color="auto"/>
          </w:divBdr>
          <w:divsChild>
            <w:div w:id="85665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45">
      <w:bodyDiv w:val="1"/>
      <w:marLeft w:val="0"/>
      <w:marRight w:val="0"/>
      <w:marTop w:val="0"/>
      <w:marBottom w:val="0"/>
      <w:divBdr>
        <w:top w:val="none" w:sz="0" w:space="0" w:color="auto"/>
        <w:left w:val="none" w:sz="0" w:space="0" w:color="auto"/>
        <w:bottom w:val="none" w:sz="0" w:space="0" w:color="auto"/>
        <w:right w:val="none" w:sz="0" w:space="0" w:color="auto"/>
      </w:divBdr>
      <w:divsChild>
        <w:div w:id="277956987">
          <w:marLeft w:val="0"/>
          <w:marRight w:val="0"/>
          <w:marTop w:val="0"/>
          <w:marBottom w:val="0"/>
          <w:divBdr>
            <w:top w:val="none" w:sz="0" w:space="0" w:color="auto"/>
            <w:left w:val="none" w:sz="0" w:space="0" w:color="auto"/>
            <w:bottom w:val="none" w:sz="0" w:space="0" w:color="auto"/>
            <w:right w:val="none" w:sz="0" w:space="0" w:color="auto"/>
          </w:divBdr>
          <w:divsChild>
            <w:div w:id="136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2572">
      <w:bodyDiv w:val="1"/>
      <w:marLeft w:val="0"/>
      <w:marRight w:val="0"/>
      <w:marTop w:val="0"/>
      <w:marBottom w:val="0"/>
      <w:divBdr>
        <w:top w:val="none" w:sz="0" w:space="0" w:color="auto"/>
        <w:left w:val="none" w:sz="0" w:space="0" w:color="auto"/>
        <w:bottom w:val="none" w:sz="0" w:space="0" w:color="auto"/>
        <w:right w:val="none" w:sz="0" w:space="0" w:color="auto"/>
      </w:divBdr>
      <w:divsChild>
        <w:div w:id="1094284550">
          <w:marLeft w:val="0"/>
          <w:marRight w:val="0"/>
          <w:marTop w:val="0"/>
          <w:marBottom w:val="0"/>
          <w:divBdr>
            <w:top w:val="none" w:sz="0" w:space="0" w:color="auto"/>
            <w:left w:val="none" w:sz="0" w:space="0" w:color="auto"/>
            <w:bottom w:val="none" w:sz="0" w:space="0" w:color="auto"/>
            <w:right w:val="none" w:sz="0" w:space="0" w:color="auto"/>
          </w:divBdr>
          <w:divsChild>
            <w:div w:id="157099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24582">
      <w:bodyDiv w:val="1"/>
      <w:marLeft w:val="0"/>
      <w:marRight w:val="0"/>
      <w:marTop w:val="0"/>
      <w:marBottom w:val="0"/>
      <w:divBdr>
        <w:top w:val="none" w:sz="0" w:space="0" w:color="auto"/>
        <w:left w:val="none" w:sz="0" w:space="0" w:color="auto"/>
        <w:bottom w:val="none" w:sz="0" w:space="0" w:color="auto"/>
        <w:right w:val="none" w:sz="0" w:space="0" w:color="auto"/>
      </w:divBdr>
      <w:divsChild>
        <w:div w:id="1230383731">
          <w:marLeft w:val="0"/>
          <w:marRight w:val="0"/>
          <w:marTop w:val="0"/>
          <w:marBottom w:val="0"/>
          <w:divBdr>
            <w:top w:val="none" w:sz="0" w:space="0" w:color="auto"/>
            <w:left w:val="none" w:sz="0" w:space="0" w:color="auto"/>
            <w:bottom w:val="none" w:sz="0" w:space="0" w:color="auto"/>
            <w:right w:val="none" w:sz="0" w:space="0" w:color="auto"/>
          </w:divBdr>
          <w:divsChild>
            <w:div w:id="16468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69986">
      <w:bodyDiv w:val="1"/>
      <w:marLeft w:val="0"/>
      <w:marRight w:val="0"/>
      <w:marTop w:val="0"/>
      <w:marBottom w:val="0"/>
      <w:divBdr>
        <w:top w:val="none" w:sz="0" w:space="0" w:color="auto"/>
        <w:left w:val="none" w:sz="0" w:space="0" w:color="auto"/>
        <w:bottom w:val="none" w:sz="0" w:space="0" w:color="auto"/>
        <w:right w:val="none" w:sz="0" w:space="0" w:color="auto"/>
      </w:divBdr>
      <w:divsChild>
        <w:div w:id="1554542774">
          <w:marLeft w:val="0"/>
          <w:marRight w:val="0"/>
          <w:marTop w:val="0"/>
          <w:marBottom w:val="0"/>
          <w:divBdr>
            <w:top w:val="none" w:sz="0" w:space="0" w:color="auto"/>
            <w:left w:val="none" w:sz="0" w:space="0" w:color="auto"/>
            <w:bottom w:val="none" w:sz="0" w:space="0" w:color="auto"/>
            <w:right w:val="none" w:sz="0" w:space="0" w:color="auto"/>
          </w:divBdr>
          <w:divsChild>
            <w:div w:id="4391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3234">
      <w:bodyDiv w:val="1"/>
      <w:marLeft w:val="0"/>
      <w:marRight w:val="0"/>
      <w:marTop w:val="0"/>
      <w:marBottom w:val="0"/>
      <w:divBdr>
        <w:top w:val="none" w:sz="0" w:space="0" w:color="auto"/>
        <w:left w:val="none" w:sz="0" w:space="0" w:color="auto"/>
        <w:bottom w:val="none" w:sz="0" w:space="0" w:color="auto"/>
        <w:right w:val="none" w:sz="0" w:space="0" w:color="auto"/>
      </w:divBdr>
      <w:divsChild>
        <w:div w:id="566841784">
          <w:marLeft w:val="0"/>
          <w:marRight w:val="0"/>
          <w:marTop w:val="0"/>
          <w:marBottom w:val="0"/>
          <w:divBdr>
            <w:top w:val="none" w:sz="0" w:space="0" w:color="auto"/>
            <w:left w:val="none" w:sz="0" w:space="0" w:color="auto"/>
            <w:bottom w:val="none" w:sz="0" w:space="0" w:color="auto"/>
            <w:right w:val="none" w:sz="0" w:space="0" w:color="auto"/>
          </w:divBdr>
          <w:divsChild>
            <w:div w:id="6523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598981">
      <w:bodyDiv w:val="1"/>
      <w:marLeft w:val="0"/>
      <w:marRight w:val="0"/>
      <w:marTop w:val="0"/>
      <w:marBottom w:val="0"/>
      <w:divBdr>
        <w:top w:val="none" w:sz="0" w:space="0" w:color="auto"/>
        <w:left w:val="none" w:sz="0" w:space="0" w:color="auto"/>
        <w:bottom w:val="none" w:sz="0" w:space="0" w:color="auto"/>
        <w:right w:val="none" w:sz="0" w:space="0" w:color="auto"/>
      </w:divBdr>
      <w:divsChild>
        <w:div w:id="660668536">
          <w:marLeft w:val="0"/>
          <w:marRight w:val="0"/>
          <w:marTop w:val="0"/>
          <w:marBottom w:val="0"/>
          <w:divBdr>
            <w:top w:val="none" w:sz="0" w:space="0" w:color="auto"/>
            <w:left w:val="none" w:sz="0" w:space="0" w:color="auto"/>
            <w:bottom w:val="none" w:sz="0" w:space="0" w:color="auto"/>
            <w:right w:val="none" w:sz="0" w:space="0" w:color="auto"/>
          </w:divBdr>
          <w:divsChild>
            <w:div w:id="10341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5940">
      <w:bodyDiv w:val="1"/>
      <w:marLeft w:val="0"/>
      <w:marRight w:val="0"/>
      <w:marTop w:val="0"/>
      <w:marBottom w:val="0"/>
      <w:divBdr>
        <w:top w:val="none" w:sz="0" w:space="0" w:color="auto"/>
        <w:left w:val="none" w:sz="0" w:space="0" w:color="auto"/>
        <w:bottom w:val="none" w:sz="0" w:space="0" w:color="auto"/>
        <w:right w:val="none" w:sz="0" w:space="0" w:color="auto"/>
      </w:divBdr>
      <w:divsChild>
        <w:div w:id="1860923664">
          <w:marLeft w:val="0"/>
          <w:marRight w:val="0"/>
          <w:marTop w:val="0"/>
          <w:marBottom w:val="0"/>
          <w:divBdr>
            <w:top w:val="none" w:sz="0" w:space="0" w:color="auto"/>
            <w:left w:val="none" w:sz="0" w:space="0" w:color="auto"/>
            <w:bottom w:val="none" w:sz="0" w:space="0" w:color="auto"/>
            <w:right w:val="none" w:sz="0" w:space="0" w:color="auto"/>
          </w:divBdr>
          <w:divsChild>
            <w:div w:id="924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1034">
      <w:bodyDiv w:val="1"/>
      <w:marLeft w:val="0"/>
      <w:marRight w:val="0"/>
      <w:marTop w:val="0"/>
      <w:marBottom w:val="0"/>
      <w:divBdr>
        <w:top w:val="none" w:sz="0" w:space="0" w:color="auto"/>
        <w:left w:val="none" w:sz="0" w:space="0" w:color="auto"/>
        <w:bottom w:val="none" w:sz="0" w:space="0" w:color="auto"/>
        <w:right w:val="none" w:sz="0" w:space="0" w:color="auto"/>
      </w:divBdr>
      <w:divsChild>
        <w:div w:id="132993247">
          <w:marLeft w:val="0"/>
          <w:marRight w:val="0"/>
          <w:marTop w:val="0"/>
          <w:marBottom w:val="0"/>
          <w:divBdr>
            <w:top w:val="none" w:sz="0" w:space="0" w:color="auto"/>
            <w:left w:val="none" w:sz="0" w:space="0" w:color="auto"/>
            <w:bottom w:val="none" w:sz="0" w:space="0" w:color="auto"/>
            <w:right w:val="none" w:sz="0" w:space="0" w:color="auto"/>
          </w:divBdr>
          <w:divsChild>
            <w:div w:id="14033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3142">
      <w:bodyDiv w:val="1"/>
      <w:marLeft w:val="0"/>
      <w:marRight w:val="0"/>
      <w:marTop w:val="0"/>
      <w:marBottom w:val="0"/>
      <w:divBdr>
        <w:top w:val="none" w:sz="0" w:space="0" w:color="auto"/>
        <w:left w:val="none" w:sz="0" w:space="0" w:color="auto"/>
        <w:bottom w:val="none" w:sz="0" w:space="0" w:color="auto"/>
        <w:right w:val="none" w:sz="0" w:space="0" w:color="auto"/>
      </w:divBdr>
      <w:divsChild>
        <w:div w:id="1931816156">
          <w:marLeft w:val="0"/>
          <w:marRight w:val="0"/>
          <w:marTop w:val="0"/>
          <w:marBottom w:val="0"/>
          <w:divBdr>
            <w:top w:val="none" w:sz="0" w:space="0" w:color="auto"/>
            <w:left w:val="none" w:sz="0" w:space="0" w:color="auto"/>
            <w:bottom w:val="none" w:sz="0" w:space="0" w:color="auto"/>
            <w:right w:val="none" w:sz="0" w:space="0" w:color="auto"/>
          </w:divBdr>
          <w:divsChild>
            <w:div w:id="1131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66794">
      <w:bodyDiv w:val="1"/>
      <w:marLeft w:val="0"/>
      <w:marRight w:val="0"/>
      <w:marTop w:val="0"/>
      <w:marBottom w:val="0"/>
      <w:divBdr>
        <w:top w:val="none" w:sz="0" w:space="0" w:color="auto"/>
        <w:left w:val="none" w:sz="0" w:space="0" w:color="auto"/>
        <w:bottom w:val="none" w:sz="0" w:space="0" w:color="auto"/>
        <w:right w:val="none" w:sz="0" w:space="0" w:color="auto"/>
      </w:divBdr>
      <w:divsChild>
        <w:div w:id="6952912">
          <w:marLeft w:val="0"/>
          <w:marRight w:val="0"/>
          <w:marTop w:val="0"/>
          <w:marBottom w:val="0"/>
          <w:divBdr>
            <w:top w:val="none" w:sz="0" w:space="0" w:color="auto"/>
            <w:left w:val="none" w:sz="0" w:space="0" w:color="auto"/>
            <w:bottom w:val="none" w:sz="0" w:space="0" w:color="auto"/>
            <w:right w:val="none" w:sz="0" w:space="0" w:color="auto"/>
          </w:divBdr>
          <w:divsChild>
            <w:div w:id="717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1668">
      <w:bodyDiv w:val="1"/>
      <w:marLeft w:val="0"/>
      <w:marRight w:val="0"/>
      <w:marTop w:val="0"/>
      <w:marBottom w:val="0"/>
      <w:divBdr>
        <w:top w:val="none" w:sz="0" w:space="0" w:color="auto"/>
        <w:left w:val="none" w:sz="0" w:space="0" w:color="auto"/>
        <w:bottom w:val="none" w:sz="0" w:space="0" w:color="auto"/>
        <w:right w:val="none" w:sz="0" w:space="0" w:color="auto"/>
      </w:divBdr>
      <w:divsChild>
        <w:div w:id="975916852">
          <w:marLeft w:val="0"/>
          <w:marRight w:val="0"/>
          <w:marTop w:val="0"/>
          <w:marBottom w:val="0"/>
          <w:divBdr>
            <w:top w:val="none" w:sz="0" w:space="0" w:color="auto"/>
            <w:left w:val="none" w:sz="0" w:space="0" w:color="auto"/>
            <w:bottom w:val="none" w:sz="0" w:space="0" w:color="auto"/>
            <w:right w:val="none" w:sz="0" w:space="0" w:color="auto"/>
          </w:divBdr>
          <w:divsChild>
            <w:div w:id="69488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9864">
      <w:bodyDiv w:val="1"/>
      <w:marLeft w:val="0"/>
      <w:marRight w:val="0"/>
      <w:marTop w:val="0"/>
      <w:marBottom w:val="0"/>
      <w:divBdr>
        <w:top w:val="none" w:sz="0" w:space="0" w:color="auto"/>
        <w:left w:val="none" w:sz="0" w:space="0" w:color="auto"/>
        <w:bottom w:val="none" w:sz="0" w:space="0" w:color="auto"/>
        <w:right w:val="none" w:sz="0" w:space="0" w:color="auto"/>
      </w:divBdr>
      <w:divsChild>
        <w:div w:id="428047953">
          <w:marLeft w:val="0"/>
          <w:marRight w:val="0"/>
          <w:marTop w:val="0"/>
          <w:marBottom w:val="0"/>
          <w:divBdr>
            <w:top w:val="none" w:sz="0" w:space="0" w:color="auto"/>
            <w:left w:val="none" w:sz="0" w:space="0" w:color="auto"/>
            <w:bottom w:val="none" w:sz="0" w:space="0" w:color="auto"/>
            <w:right w:val="none" w:sz="0" w:space="0" w:color="auto"/>
          </w:divBdr>
          <w:divsChild>
            <w:div w:id="129934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162">
      <w:bodyDiv w:val="1"/>
      <w:marLeft w:val="0"/>
      <w:marRight w:val="0"/>
      <w:marTop w:val="0"/>
      <w:marBottom w:val="0"/>
      <w:divBdr>
        <w:top w:val="none" w:sz="0" w:space="0" w:color="auto"/>
        <w:left w:val="none" w:sz="0" w:space="0" w:color="auto"/>
        <w:bottom w:val="none" w:sz="0" w:space="0" w:color="auto"/>
        <w:right w:val="none" w:sz="0" w:space="0" w:color="auto"/>
      </w:divBdr>
      <w:divsChild>
        <w:div w:id="1374840913">
          <w:marLeft w:val="0"/>
          <w:marRight w:val="0"/>
          <w:marTop w:val="0"/>
          <w:marBottom w:val="0"/>
          <w:divBdr>
            <w:top w:val="none" w:sz="0" w:space="0" w:color="auto"/>
            <w:left w:val="none" w:sz="0" w:space="0" w:color="auto"/>
            <w:bottom w:val="none" w:sz="0" w:space="0" w:color="auto"/>
            <w:right w:val="none" w:sz="0" w:space="0" w:color="auto"/>
          </w:divBdr>
          <w:divsChild>
            <w:div w:id="2925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8745">
      <w:bodyDiv w:val="1"/>
      <w:marLeft w:val="0"/>
      <w:marRight w:val="0"/>
      <w:marTop w:val="0"/>
      <w:marBottom w:val="0"/>
      <w:divBdr>
        <w:top w:val="none" w:sz="0" w:space="0" w:color="auto"/>
        <w:left w:val="none" w:sz="0" w:space="0" w:color="auto"/>
        <w:bottom w:val="none" w:sz="0" w:space="0" w:color="auto"/>
        <w:right w:val="none" w:sz="0" w:space="0" w:color="auto"/>
      </w:divBdr>
      <w:divsChild>
        <w:div w:id="974800935">
          <w:marLeft w:val="0"/>
          <w:marRight w:val="0"/>
          <w:marTop w:val="0"/>
          <w:marBottom w:val="0"/>
          <w:divBdr>
            <w:top w:val="none" w:sz="0" w:space="0" w:color="auto"/>
            <w:left w:val="none" w:sz="0" w:space="0" w:color="auto"/>
            <w:bottom w:val="none" w:sz="0" w:space="0" w:color="auto"/>
            <w:right w:val="none" w:sz="0" w:space="0" w:color="auto"/>
          </w:divBdr>
          <w:divsChild>
            <w:div w:id="23189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4328">
      <w:bodyDiv w:val="1"/>
      <w:marLeft w:val="0"/>
      <w:marRight w:val="0"/>
      <w:marTop w:val="0"/>
      <w:marBottom w:val="0"/>
      <w:divBdr>
        <w:top w:val="none" w:sz="0" w:space="0" w:color="auto"/>
        <w:left w:val="none" w:sz="0" w:space="0" w:color="auto"/>
        <w:bottom w:val="none" w:sz="0" w:space="0" w:color="auto"/>
        <w:right w:val="none" w:sz="0" w:space="0" w:color="auto"/>
      </w:divBdr>
      <w:divsChild>
        <w:div w:id="1252008222">
          <w:marLeft w:val="0"/>
          <w:marRight w:val="0"/>
          <w:marTop w:val="0"/>
          <w:marBottom w:val="0"/>
          <w:divBdr>
            <w:top w:val="none" w:sz="0" w:space="0" w:color="auto"/>
            <w:left w:val="none" w:sz="0" w:space="0" w:color="auto"/>
            <w:bottom w:val="none" w:sz="0" w:space="0" w:color="auto"/>
            <w:right w:val="none" w:sz="0" w:space="0" w:color="auto"/>
          </w:divBdr>
          <w:divsChild>
            <w:div w:id="15300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028">
      <w:bodyDiv w:val="1"/>
      <w:marLeft w:val="0"/>
      <w:marRight w:val="0"/>
      <w:marTop w:val="0"/>
      <w:marBottom w:val="0"/>
      <w:divBdr>
        <w:top w:val="none" w:sz="0" w:space="0" w:color="auto"/>
        <w:left w:val="none" w:sz="0" w:space="0" w:color="auto"/>
        <w:bottom w:val="none" w:sz="0" w:space="0" w:color="auto"/>
        <w:right w:val="none" w:sz="0" w:space="0" w:color="auto"/>
      </w:divBdr>
      <w:divsChild>
        <w:div w:id="99616038">
          <w:marLeft w:val="0"/>
          <w:marRight w:val="0"/>
          <w:marTop w:val="0"/>
          <w:marBottom w:val="0"/>
          <w:divBdr>
            <w:top w:val="none" w:sz="0" w:space="0" w:color="auto"/>
            <w:left w:val="none" w:sz="0" w:space="0" w:color="auto"/>
            <w:bottom w:val="none" w:sz="0" w:space="0" w:color="auto"/>
            <w:right w:val="none" w:sz="0" w:space="0" w:color="auto"/>
          </w:divBdr>
          <w:divsChild>
            <w:div w:id="13312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0430">
      <w:bodyDiv w:val="1"/>
      <w:marLeft w:val="0"/>
      <w:marRight w:val="0"/>
      <w:marTop w:val="0"/>
      <w:marBottom w:val="0"/>
      <w:divBdr>
        <w:top w:val="none" w:sz="0" w:space="0" w:color="auto"/>
        <w:left w:val="none" w:sz="0" w:space="0" w:color="auto"/>
        <w:bottom w:val="none" w:sz="0" w:space="0" w:color="auto"/>
        <w:right w:val="none" w:sz="0" w:space="0" w:color="auto"/>
      </w:divBdr>
      <w:divsChild>
        <w:div w:id="1602713248">
          <w:marLeft w:val="0"/>
          <w:marRight w:val="0"/>
          <w:marTop w:val="0"/>
          <w:marBottom w:val="0"/>
          <w:divBdr>
            <w:top w:val="none" w:sz="0" w:space="0" w:color="auto"/>
            <w:left w:val="none" w:sz="0" w:space="0" w:color="auto"/>
            <w:bottom w:val="none" w:sz="0" w:space="0" w:color="auto"/>
            <w:right w:val="none" w:sz="0" w:space="0" w:color="auto"/>
          </w:divBdr>
          <w:divsChild>
            <w:div w:id="8519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20347">
      <w:bodyDiv w:val="1"/>
      <w:marLeft w:val="0"/>
      <w:marRight w:val="0"/>
      <w:marTop w:val="0"/>
      <w:marBottom w:val="0"/>
      <w:divBdr>
        <w:top w:val="none" w:sz="0" w:space="0" w:color="auto"/>
        <w:left w:val="none" w:sz="0" w:space="0" w:color="auto"/>
        <w:bottom w:val="none" w:sz="0" w:space="0" w:color="auto"/>
        <w:right w:val="none" w:sz="0" w:space="0" w:color="auto"/>
      </w:divBdr>
      <w:divsChild>
        <w:div w:id="1754355161">
          <w:marLeft w:val="0"/>
          <w:marRight w:val="0"/>
          <w:marTop w:val="0"/>
          <w:marBottom w:val="0"/>
          <w:divBdr>
            <w:top w:val="none" w:sz="0" w:space="0" w:color="auto"/>
            <w:left w:val="none" w:sz="0" w:space="0" w:color="auto"/>
            <w:bottom w:val="none" w:sz="0" w:space="0" w:color="auto"/>
            <w:right w:val="none" w:sz="0" w:space="0" w:color="auto"/>
          </w:divBdr>
          <w:divsChild>
            <w:div w:id="18273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856418">
      <w:bodyDiv w:val="1"/>
      <w:marLeft w:val="0"/>
      <w:marRight w:val="0"/>
      <w:marTop w:val="0"/>
      <w:marBottom w:val="0"/>
      <w:divBdr>
        <w:top w:val="none" w:sz="0" w:space="0" w:color="auto"/>
        <w:left w:val="none" w:sz="0" w:space="0" w:color="auto"/>
        <w:bottom w:val="none" w:sz="0" w:space="0" w:color="auto"/>
        <w:right w:val="none" w:sz="0" w:space="0" w:color="auto"/>
      </w:divBdr>
      <w:divsChild>
        <w:div w:id="386955440">
          <w:marLeft w:val="0"/>
          <w:marRight w:val="0"/>
          <w:marTop w:val="0"/>
          <w:marBottom w:val="0"/>
          <w:divBdr>
            <w:top w:val="none" w:sz="0" w:space="0" w:color="auto"/>
            <w:left w:val="none" w:sz="0" w:space="0" w:color="auto"/>
            <w:bottom w:val="none" w:sz="0" w:space="0" w:color="auto"/>
            <w:right w:val="none" w:sz="0" w:space="0" w:color="auto"/>
          </w:divBdr>
          <w:divsChild>
            <w:div w:id="17078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4400">
      <w:bodyDiv w:val="1"/>
      <w:marLeft w:val="0"/>
      <w:marRight w:val="0"/>
      <w:marTop w:val="0"/>
      <w:marBottom w:val="0"/>
      <w:divBdr>
        <w:top w:val="none" w:sz="0" w:space="0" w:color="auto"/>
        <w:left w:val="none" w:sz="0" w:space="0" w:color="auto"/>
        <w:bottom w:val="none" w:sz="0" w:space="0" w:color="auto"/>
        <w:right w:val="none" w:sz="0" w:space="0" w:color="auto"/>
      </w:divBdr>
      <w:divsChild>
        <w:div w:id="1205211585">
          <w:marLeft w:val="0"/>
          <w:marRight w:val="0"/>
          <w:marTop w:val="0"/>
          <w:marBottom w:val="0"/>
          <w:divBdr>
            <w:top w:val="none" w:sz="0" w:space="0" w:color="auto"/>
            <w:left w:val="none" w:sz="0" w:space="0" w:color="auto"/>
            <w:bottom w:val="none" w:sz="0" w:space="0" w:color="auto"/>
            <w:right w:val="none" w:sz="0" w:space="0" w:color="auto"/>
          </w:divBdr>
          <w:divsChild>
            <w:div w:id="18925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9484">
      <w:bodyDiv w:val="1"/>
      <w:marLeft w:val="0"/>
      <w:marRight w:val="0"/>
      <w:marTop w:val="0"/>
      <w:marBottom w:val="0"/>
      <w:divBdr>
        <w:top w:val="none" w:sz="0" w:space="0" w:color="auto"/>
        <w:left w:val="none" w:sz="0" w:space="0" w:color="auto"/>
        <w:bottom w:val="none" w:sz="0" w:space="0" w:color="auto"/>
        <w:right w:val="none" w:sz="0" w:space="0" w:color="auto"/>
      </w:divBdr>
      <w:divsChild>
        <w:div w:id="270749655">
          <w:marLeft w:val="0"/>
          <w:marRight w:val="0"/>
          <w:marTop w:val="0"/>
          <w:marBottom w:val="0"/>
          <w:divBdr>
            <w:top w:val="none" w:sz="0" w:space="0" w:color="auto"/>
            <w:left w:val="none" w:sz="0" w:space="0" w:color="auto"/>
            <w:bottom w:val="none" w:sz="0" w:space="0" w:color="auto"/>
            <w:right w:val="none" w:sz="0" w:space="0" w:color="auto"/>
          </w:divBdr>
          <w:divsChild>
            <w:div w:id="118378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165">
      <w:bodyDiv w:val="1"/>
      <w:marLeft w:val="0"/>
      <w:marRight w:val="0"/>
      <w:marTop w:val="0"/>
      <w:marBottom w:val="0"/>
      <w:divBdr>
        <w:top w:val="none" w:sz="0" w:space="0" w:color="auto"/>
        <w:left w:val="none" w:sz="0" w:space="0" w:color="auto"/>
        <w:bottom w:val="none" w:sz="0" w:space="0" w:color="auto"/>
        <w:right w:val="none" w:sz="0" w:space="0" w:color="auto"/>
      </w:divBdr>
      <w:divsChild>
        <w:div w:id="1153445475">
          <w:marLeft w:val="0"/>
          <w:marRight w:val="0"/>
          <w:marTop w:val="0"/>
          <w:marBottom w:val="0"/>
          <w:divBdr>
            <w:top w:val="none" w:sz="0" w:space="0" w:color="auto"/>
            <w:left w:val="none" w:sz="0" w:space="0" w:color="auto"/>
            <w:bottom w:val="none" w:sz="0" w:space="0" w:color="auto"/>
            <w:right w:val="none" w:sz="0" w:space="0" w:color="auto"/>
          </w:divBdr>
          <w:divsChild>
            <w:div w:id="5504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88795">
      <w:bodyDiv w:val="1"/>
      <w:marLeft w:val="0"/>
      <w:marRight w:val="0"/>
      <w:marTop w:val="0"/>
      <w:marBottom w:val="0"/>
      <w:divBdr>
        <w:top w:val="none" w:sz="0" w:space="0" w:color="auto"/>
        <w:left w:val="none" w:sz="0" w:space="0" w:color="auto"/>
        <w:bottom w:val="none" w:sz="0" w:space="0" w:color="auto"/>
        <w:right w:val="none" w:sz="0" w:space="0" w:color="auto"/>
      </w:divBdr>
      <w:divsChild>
        <w:div w:id="1736196448">
          <w:marLeft w:val="0"/>
          <w:marRight w:val="0"/>
          <w:marTop w:val="0"/>
          <w:marBottom w:val="0"/>
          <w:divBdr>
            <w:top w:val="none" w:sz="0" w:space="0" w:color="auto"/>
            <w:left w:val="none" w:sz="0" w:space="0" w:color="auto"/>
            <w:bottom w:val="none" w:sz="0" w:space="0" w:color="auto"/>
            <w:right w:val="none" w:sz="0" w:space="0" w:color="auto"/>
          </w:divBdr>
          <w:divsChild>
            <w:div w:id="19914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6441">
      <w:bodyDiv w:val="1"/>
      <w:marLeft w:val="0"/>
      <w:marRight w:val="0"/>
      <w:marTop w:val="0"/>
      <w:marBottom w:val="0"/>
      <w:divBdr>
        <w:top w:val="none" w:sz="0" w:space="0" w:color="auto"/>
        <w:left w:val="none" w:sz="0" w:space="0" w:color="auto"/>
        <w:bottom w:val="none" w:sz="0" w:space="0" w:color="auto"/>
        <w:right w:val="none" w:sz="0" w:space="0" w:color="auto"/>
      </w:divBdr>
      <w:divsChild>
        <w:div w:id="1647584502">
          <w:marLeft w:val="0"/>
          <w:marRight w:val="0"/>
          <w:marTop w:val="0"/>
          <w:marBottom w:val="0"/>
          <w:divBdr>
            <w:top w:val="none" w:sz="0" w:space="0" w:color="auto"/>
            <w:left w:val="none" w:sz="0" w:space="0" w:color="auto"/>
            <w:bottom w:val="none" w:sz="0" w:space="0" w:color="auto"/>
            <w:right w:val="none" w:sz="0" w:space="0" w:color="auto"/>
          </w:divBdr>
          <w:divsChild>
            <w:div w:id="5065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0500">
      <w:bodyDiv w:val="1"/>
      <w:marLeft w:val="0"/>
      <w:marRight w:val="0"/>
      <w:marTop w:val="0"/>
      <w:marBottom w:val="0"/>
      <w:divBdr>
        <w:top w:val="none" w:sz="0" w:space="0" w:color="auto"/>
        <w:left w:val="none" w:sz="0" w:space="0" w:color="auto"/>
        <w:bottom w:val="none" w:sz="0" w:space="0" w:color="auto"/>
        <w:right w:val="none" w:sz="0" w:space="0" w:color="auto"/>
      </w:divBdr>
      <w:divsChild>
        <w:div w:id="133909293">
          <w:marLeft w:val="0"/>
          <w:marRight w:val="0"/>
          <w:marTop w:val="0"/>
          <w:marBottom w:val="0"/>
          <w:divBdr>
            <w:top w:val="none" w:sz="0" w:space="0" w:color="auto"/>
            <w:left w:val="none" w:sz="0" w:space="0" w:color="auto"/>
            <w:bottom w:val="none" w:sz="0" w:space="0" w:color="auto"/>
            <w:right w:val="none" w:sz="0" w:space="0" w:color="auto"/>
          </w:divBdr>
          <w:divsChild>
            <w:div w:id="8157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27362">
      <w:bodyDiv w:val="1"/>
      <w:marLeft w:val="0"/>
      <w:marRight w:val="0"/>
      <w:marTop w:val="0"/>
      <w:marBottom w:val="0"/>
      <w:divBdr>
        <w:top w:val="none" w:sz="0" w:space="0" w:color="auto"/>
        <w:left w:val="none" w:sz="0" w:space="0" w:color="auto"/>
        <w:bottom w:val="none" w:sz="0" w:space="0" w:color="auto"/>
        <w:right w:val="none" w:sz="0" w:space="0" w:color="auto"/>
      </w:divBdr>
      <w:divsChild>
        <w:div w:id="1198006158">
          <w:marLeft w:val="0"/>
          <w:marRight w:val="0"/>
          <w:marTop w:val="0"/>
          <w:marBottom w:val="0"/>
          <w:divBdr>
            <w:top w:val="none" w:sz="0" w:space="0" w:color="auto"/>
            <w:left w:val="none" w:sz="0" w:space="0" w:color="auto"/>
            <w:bottom w:val="none" w:sz="0" w:space="0" w:color="auto"/>
            <w:right w:val="none" w:sz="0" w:space="0" w:color="auto"/>
          </w:divBdr>
          <w:divsChild>
            <w:div w:id="81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314">
      <w:bodyDiv w:val="1"/>
      <w:marLeft w:val="0"/>
      <w:marRight w:val="0"/>
      <w:marTop w:val="0"/>
      <w:marBottom w:val="0"/>
      <w:divBdr>
        <w:top w:val="none" w:sz="0" w:space="0" w:color="auto"/>
        <w:left w:val="none" w:sz="0" w:space="0" w:color="auto"/>
        <w:bottom w:val="none" w:sz="0" w:space="0" w:color="auto"/>
        <w:right w:val="none" w:sz="0" w:space="0" w:color="auto"/>
      </w:divBdr>
      <w:divsChild>
        <w:div w:id="48001306">
          <w:marLeft w:val="0"/>
          <w:marRight w:val="0"/>
          <w:marTop w:val="0"/>
          <w:marBottom w:val="0"/>
          <w:divBdr>
            <w:top w:val="none" w:sz="0" w:space="0" w:color="auto"/>
            <w:left w:val="none" w:sz="0" w:space="0" w:color="auto"/>
            <w:bottom w:val="none" w:sz="0" w:space="0" w:color="auto"/>
            <w:right w:val="none" w:sz="0" w:space="0" w:color="auto"/>
          </w:divBdr>
          <w:divsChild>
            <w:div w:id="2297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984">
      <w:bodyDiv w:val="1"/>
      <w:marLeft w:val="0"/>
      <w:marRight w:val="0"/>
      <w:marTop w:val="0"/>
      <w:marBottom w:val="0"/>
      <w:divBdr>
        <w:top w:val="none" w:sz="0" w:space="0" w:color="auto"/>
        <w:left w:val="none" w:sz="0" w:space="0" w:color="auto"/>
        <w:bottom w:val="none" w:sz="0" w:space="0" w:color="auto"/>
        <w:right w:val="none" w:sz="0" w:space="0" w:color="auto"/>
      </w:divBdr>
      <w:divsChild>
        <w:div w:id="58066628">
          <w:marLeft w:val="0"/>
          <w:marRight w:val="0"/>
          <w:marTop w:val="0"/>
          <w:marBottom w:val="0"/>
          <w:divBdr>
            <w:top w:val="none" w:sz="0" w:space="0" w:color="auto"/>
            <w:left w:val="none" w:sz="0" w:space="0" w:color="auto"/>
            <w:bottom w:val="none" w:sz="0" w:space="0" w:color="auto"/>
            <w:right w:val="none" w:sz="0" w:space="0" w:color="auto"/>
          </w:divBdr>
          <w:divsChild>
            <w:div w:id="146912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7962">
      <w:bodyDiv w:val="1"/>
      <w:marLeft w:val="0"/>
      <w:marRight w:val="0"/>
      <w:marTop w:val="0"/>
      <w:marBottom w:val="0"/>
      <w:divBdr>
        <w:top w:val="none" w:sz="0" w:space="0" w:color="auto"/>
        <w:left w:val="none" w:sz="0" w:space="0" w:color="auto"/>
        <w:bottom w:val="none" w:sz="0" w:space="0" w:color="auto"/>
        <w:right w:val="none" w:sz="0" w:space="0" w:color="auto"/>
      </w:divBdr>
      <w:divsChild>
        <w:div w:id="1528714133">
          <w:marLeft w:val="0"/>
          <w:marRight w:val="0"/>
          <w:marTop w:val="0"/>
          <w:marBottom w:val="0"/>
          <w:divBdr>
            <w:top w:val="none" w:sz="0" w:space="0" w:color="auto"/>
            <w:left w:val="none" w:sz="0" w:space="0" w:color="auto"/>
            <w:bottom w:val="none" w:sz="0" w:space="0" w:color="auto"/>
            <w:right w:val="none" w:sz="0" w:space="0" w:color="auto"/>
          </w:divBdr>
          <w:divsChild>
            <w:div w:id="12351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6281">
      <w:bodyDiv w:val="1"/>
      <w:marLeft w:val="0"/>
      <w:marRight w:val="0"/>
      <w:marTop w:val="0"/>
      <w:marBottom w:val="0"/>
      <w:divBdr>
        <w:top w:val="none" w:sz="0" w:space="0" w:color="auto"/>
        <w:left w:val="none" w:sz="0" w:space="0" w:color="auto"/>
        <w:bottom w:val="none" w:sz="0" w:space="0" w:color="auto"/>
        <w:right w:val="none" w:sz="0" w:space="0" w:color="auto"/>
      </w:divBdr>
      <w:divsChild>
        <w:div w:id="1326472586">
          <w:marLeft w:val="0"/>
          <w:marRight w:val="0"/>
          <w:marTop w:val="0"/>
          <w:marBottom w:val="0"/>
          <w:divBdr>
            <w:top w:val="none" w:sz="0" w:space="0" w:color="auto"/>
            <w:left w:val="none" w:sz="0" w:space="0" w:color="auto"/>
            <w:bottom w:val="none" w:sz="0" w:space="0" w:color="auto"/>
            <w:right w:val="none" w:sz="0" w:space="0" w:color="auto"/>
          </w:divBdr>
          <w:divsChild>
            <w:div w:id="19185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383">
      <w:bodyDiv w:val="1"/>
      <w:marLeft w:val="0"/>
      <w:marRight w:val="0"/>
      <w:marTop w:val="0"/>
      <w:marBottom w:val="0"/>
      <w:divBdr>
        <w:top w:val="none" w:sz="0" w:space="0" w:color="auto"/>
        <w:left w:val="none" w:sz="0" w:space="0" w:color="auto"/>
        <w:bottom w:val="none" w:sz="0" w:space="0" w:color="auto"/>
        <w:right w:val="none" w:sz="0" w:space="0" w:color="auto"/>
      </w:divBdr>
      <w:divsChild>
        <w:div w:id="1016463647">
          <w:marLeft w:val="0"/>
          <w:marRight w:val="0"/>
          <w:marTop w:val="0"/>
          <w:marBottom w:val="0"/>
          <w:divBdr>
            <w:top w:val="none" w:sz="0" w:space="0" w:color="auto"/>
            <w:left w:val="none" w:sz="0" w:space="0" w:color="auto"/>
            <w:bottom w:val="none" w:sz="0" w:space="0" w:color="auto"/>
            <w:right w:val="none" w:sz="0" w:space="0" w:color="auto"/>
          </w:divBdr>
          <w:divsChild>
            <w:div w:id="15383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1389">
      <w:bodyDiv w:val="1"/>
      <w:marLeft w:val="0"/>
      <w:marRight w:val="0"/>
      <w:marTop w:val="0"/>
      <w:marBottom w:val="0"/>
      <w:divBdr>
        <w:top w:val="none" w:sz="0" w:space="0" w:color="auto"/>
        <w:left w:val="none" w:sz="0" w:space="0" w:color="auto"/>
        <w:bottom w:val="none" w:sz="0" w:space="0" w:color="auto"/>
        <w:right w:val="none" w:sz="0" w:space="0" w:color="auto"/>
      </w:divBdr>
      <w:divsChild>
        <w:div w:id="1798179091">
          <w:marLeft w:val="0"/>
          <w:marRight w:val="0"/>
          <w:marTop w:val="0"/>
          <w:marBottom w:val="0"/>
          <w:divBdr>
            <w:top w:val="none" w:sz="0" w:space="0" w:color="auto"/>
            <w:left w:val="none" w:sz="0" w:space="0" w:color="auto"/>
            <w:bottom w:val="none" w:sz="0" w:space="0" w:color="auto"/>
            <w:right w:val="none" w:sz="0" w:space="0" w:color="auto"/>
          </w:divBdr>
          <w:divsChild>
            <w:div w:id="4309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7222">
      <w:bodyDiv w:val="1"/>
      <w:marLeft w:val="0"/>
      <w:marRight w:val="0"/>
      <w:marTop w:val="0"/>
      <w:marBottom w:val="0"/>
      <w:divBdr>
        <w:top w:val="none" w:sz="0" w:space="0" w:color="auto"/>
        <w:left w:val="none" w:sz="0" w:space="0" w:color="auto"/>
        <w:bottom w:val="none" w:sz="0" w:space="0" w:color="auto"/>
        <w:right w:val="none" w:sz="0" w:space="0" w:color="auto"/>
      </w:divBdr>
      <w:divsChild>
        <w:div w:id="1011682656">
          <w:marLeft w:val="0"/>
          <w:marRight w:val="0"/>
          <w:marTop w:val="0"/>
          <w:marBottom w:val="0"/>
          <w:divBdr>
            <w:top w:val="none" w:sz="0" w:space="0" w:color="auto"/>
            <w:left w:val="none" w:sz="0" w:space="0" w:color="auto"/>
            <w:bottom w:val="none" w:sz="0" w:space="0" w:color="auto"/>
            <w:right w:val="none" w:sz="0" w:space="0" w:color="auto"/>
          </w:divBdr>
          <w:divsChild>
            <w:div w:id="14076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4230">
      <w:bodyDiv w:val="1"/>
      <w:marLeft w:val="0"/>
      <w:marRight w:val="0"/>
      <w:marTop w:val="0"/>
      <w:marBottom w:val="0"/>
      <w:divBdr>
        <w:top w:val="none" w:sz="0" w:space="0" w:color="auto"/>
        <w:left w:val="none" w:sz="0" w:space="0" w:color="auto"/>
        <w:bottom w:val="none" w:sz="0" w:space="0" w:color="auto"/>
        <w:right w:val="none" w:sz="0" w:space="0" w:color="auto"/>
      </w:divBdr>
      <w:divsChild>
        <w:div w:id="1525442004">
          <w:marLeft w:val="0"/>
          <w:marRight w:val="0"/>
          <w:marTop w:val="0"/>
          <w:marBottom w:val="0"/>
          <w:divBdr>
            <w:top w:val="none" w:sz="0" w:space="0" w:color="auto"/>
            <w:left w:val="none" w:sz="0" w:space="0" w:color="auto"/>
            <w:bottom w:val="none" w:sz="0" w:space="0" w:color="auto"/>
            <w:right w:val="none" w:sz="0" w:space="0" w:color="auto"/>
          </w:divBdr>
          <w:divsChild>
            <w:div w:id="8874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4622">
      <w:bodyDiv w:val="1"/>
      <w:marLeft w:val="0"/>
      <w:marRight w:val="0"/>
      <w:marTop w:val="0"/>
      <w:marBottom w:val="0"/>
      <w:divBdr>
        <w:top w:val="none" w:sz="0" w:space="0" w:color="auto"/>
        <w:left w:val="none" w:sz="0" w:space="0" w:color="auto"/>
        <w:bottom w:val="none" w:sz="0" w:space="0" w:color="auto"/>
        <w:right w:val="none" w:sz="0" w:space="0" w:color="auto"/>
      </w:divBdr>
      <w:divsChild>
        <w:div w:id="831410619">
          <w:marLeft w:val="0"/>
          <w:marRight w:val="0"/>
          <w:marTop w:val="0"/>
          <w:marBottom w:val="0"/>
          <w:divBdr>
            <w:top w:val="none" w:sz="0" w:space="0" w:color="auto"/>
            <w:left w:val="none" w:sz="0" w:space="0" w:color="auto"/>
            <w:bottom w:val="none" w:sz="0" w:space="0" w:color="auto"/>
            <w:right w:val="none" w:sz="0" w:space="0" w:color="auto"/>
          </w:divBdr>
          <w:divsChild>
            <w:div w:id="92329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9855">
      <w:bodyDiv w:val="1"/>
      <w:marLeft w:val="0"/>
      <w:marRight w:val="0"/>
      <w:marTop w:val="0"/>
      <w:marBottom w:val="0"/>
      <w:divBdr>
        <w:top w:val="none" w:sz="0" w:space="0" w:color="auto"/>
        <w:left w:val="none" w:sz="0" w:space="0" w:color="auto"/>
        <w:bottom w:val="none" w:sz="0" w:space="0" w:color="auto"/>
        <w:right w:val="none" w:sz="0" w:space="0" w:color="auto"/>
      </w:divBdr>
      <w:divsChild>
        <w:div w:id="722825692">
          <w:marLeft w:val="0"/>
          <w:marRight w:val="0"/>
          <w:marTop w:val="0"/>
          <w:marBottom w:val="0"/>
          <w:divBdr>
            <w:top w:val="none" w:sz="0" w:space="0" w:color="auto"/>
            <w:left w:val="none" w:sz="0" w:space="0" w:color="auto"/>
            <w:bottom w:val="none" w:sz="0" w:space="0" w:color="auto"/>
            <w:right w:val="none" w:sz="0" w:space="0" w:color="auto"/>
          </w:divBdr>
          <w:divsChild>
            <w:div w:id="9249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50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385">
          <w:marLeft w:val="0"/>
          <w:marRight w:val="0"/>
          <w:marTop w:val="0"/>
          <w:marBottom w:val="0"/>
          <w:divBdr>
            <w:top w:val="none" w:sz="0" w:space="0" w:color="auto"/>
            <w:left w:val="none" w:sz="0" w:space="0" w:color="auto"/>
            <w:bottom w:val="none" w:sz="0" w:space="0" w:color="auto"/>
            <w:right w:val="none" w:sz="0" w:space="0" w:color="auto"/>
          </w:divBdr>
          <w:divsChild>
            <w:div w:id="150420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069">
      <w:bodyDiv w:val="1"/>
      <w:marLeft w:val="0"/>
      <w:marRight w:val="0"/>
      <w:marTop w:val="0"/>
      <w:marBottom w:val="0"/>
      <w:divBdr>
        <w:top w:val="none" w:sz="0" w:space="0" w:color="auto"/>
        <w:left w:val="none" w:sz="0" w:space="0" w:color="auto"/>
        <w:bottom w:val="none" w:sz="0" w:space="0" w:color="auto"/>
        <w:right w:val="none" w:sz="0" w:space="0" w:color="auto"/>
      </w:divBdr>
      <w:divsChild>
        <w:div w:id="293759835">
          <w:marLeft w:val="0"/>
          <w:marRight w:val="0"/>
          <w:marTop w:val="0"/>
          <w:marBottom w:val="0"/>
          <w:divBdr>
            <w:top w:val="none" w:sz="0" w:space="0" w:color="auto"/>
            <w:left w:val="none" w:sz="0" w:space="0" w:color="auto"/>
            <w:bottom w:val="none" w:sz="0" w:space="0" w:color="auto"/>
            <w:right w:val="none" w:sz="0" w:space="0" w:color="auto"/>
          </w:divBdr>
          <w:divsChild>
            <w:div w:id="18451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0229">
      <w:bodyDiv w:val="1"/>
      <w:marLeft w:val="0"/>
      <w:marRight w:val="0"/>
      <w:marTop w:val="0"/>
      <w:marBottom w:val="0"/>
      <w:divBdr>
        <w:top w:val="none" w:sz="0" w:space="0" w:color="auto"/>
        <w:left w:val="none" w:sz="0" w:space="0" w:color="auto"/>
        <w:bottom w:val="none" w:sz="0" w:space="0" w:color="auto"/>
        <w:right w:val="none" w:sz="0" w:space="0" w:color="auto"/>
      </w:divBdr>
      <w:divsChild>
        <w:div w:id="2002997988">
          <w:marLeft w:val="0"/>
          <w:marRight w:val="0"/>
          <w:marTop w:val="0"/>
          <w:marBottom w:val="0"/>
          <w:divBdr>
            <w:top w:val="none" w:sz="0" w:space="0" w:color="auto"/>
            <w:left w:val="none" w:sz="0" w:space="0" w:color="auto"/>
            <w:bottom w:val="none" w:sz="0" w:space="0" w:color="auto"/>
            <w:right w:val="none" w:sz="0" w:space="0" w:color="auto"/>
          </w:divBdr>
          <w:divsChild>
            <w:div w:id="5884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1141">
      <w:bodyDiv w:val="1"/>
      <w:marLeft w:val="0"/>
      <w:marRight w:val="0"/>
      <w:marTop w:val="0"/>
      <w:marBottom w:val="0"/>
      <w:divBdr>
        <w:top w:val="none" w:sz="0" w:space="0" w:color="auto"/>
        <w:left w:val="none" w:sz="0" w:space="0" w:color="auto"/>
        <w:bottom w:val="none" w:sz="0" w:space="0" w:color="auto"/>
        <w:right w:val="none" w:sz="0" w:space="0" w:color="auto"/>
      </w:divBdr>
      <w:divsChild>
        <w:div w:id="327558578">
          <w:marLeft w:val="0"/>
          <w:marRight w:val="0"/>
          <w:marTop w:val="0"/>
          <w:marBottom w:val="0"/>
          <w:divBdr>
            <w:top w:val="none" w:sz="0" w:space="0" w:color="auto"/>
            <w:left w:val="none" w:sz="0" w:space="0" w:color="auto"/>
            <w:bottom w:val="none" w:sz="0" w:space="0" w:color="auto"/>
            <w:right w:val="none" w:sz="0" w:space="0" w:color="auto"/>
          </w:divBdr>
          <w:divsChild>
            <w:div w:id="731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8625">
      <w:bodyDiv w:val="1"/>
      <w:marLeft w:val="0"/>
      <w:marRight w:val="0"/>
      <w:marTop w:val="0"/>
      <w:marBottom w:val="0"/>
      <w:divBdr>
        <w:top w:val="none" w:sz="0" w:space="0" w:color="auto"/>
        <w:left w:val="none" w:sz="0" w:space="0" w:color="auto"/>
        <w:bottom w:val="none" w:sz="0" w:space="0" w:color="auto"/>
        <w:right w:val="none" w:sz="0" w:space="0" w:color="auto"/>
      </w:divBdr>
      <w:divsChild>
        <w:div w:id="963657566">
          <w:marLeft w:val="0"/>
          <w:marRight w:val="0"/>
          <w:marTop w:val="0"/>
          <w:marBottom w:val="0"/>
          <w:divBdr>
            <w:top w:val="none" w:sz="0" w:space="0" w:color="auto"/>
            <w:left w:val="none" w:sz="0" w:space="0" w:color="auto"/>
            <w:bottom w:val="none" w:sz="0" w:space="0" w:color="auto"/>
            <w:right w:val="none" w:sz="0" w:space="0" w:color="auto"/>
          </w:divBdr>
          <w:divsChild>
            <w:div w:id="82948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6211">
      <w:bodyDiv w:val="1"/>
      <w:marLeft w:val="0"/>
      <w:marRight w:val="0"/>
      <w:marTop w:val="0"/>
      <w:marBottom w:val="0"/>
      <w:divBdr>
        <w:top w:val="none" w:sz="0" w:space="0" w:color="auto"/>
        <w:left w:val="none" w:sz="0" w:space="0" w:color="auto"/>
        <w:bottom w:val="none" w:sz="0" w:space="0" w:color="auto"/>
        <w:right w:val="none" w:sz="0" w:space="0" w:color="auto"/>
      </w:divBdr>
      <w:divsChild>
        <w:div w:id="1075201703">
          <w:marLeft w:val="0"/>
          <w:marRight w:val="0"/>
          <w:marTop w:val="0"/>
          <w:marBottom w:val="0"/>
          <w:divBdr>
            <w:top w:val="none" w:sz="0" w:space="0" w:color="auto"/>
            <w:left w:val="none" w:sz="0" w:space="0" w:color="auto"/>
            <w:bottom w:val="none" w:sz="0" w:space="0" w:color="auto"/>
            <w:right w:val="none" w:sz="0" w:space="0" w:color="auto"/>
          </w:divBdr>
          <w:divsChild>
            <w:div w:id="16743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1346">
      <w:bodyDiv w:val="1"/>
      <w:marLeft w:val="0"/>
      <w:marRight w:val="0"/>
      <w:marTop w:val="0"/>
      <w:marBottom w:val="0"/>
      <w:divBdr>
        <w:top w:val="none" w:sz="0" w:space="0" w:color="auto"/>
        <w:left w:val="none" w:sz="0" w:space="0" w:color="auto"/>
        <w:bottom w:val="none" w:sz="0" w:space="0" w:color="auto"/>
        <w:right w:val="none" w:sz="0" w:space="0" w:color="auto"/>
      </w:divBdr>
      <w:divsChild>
        <w:div w:id="2112891704">
          <w:marLeft w:val="0"/>
          <w:marRight w:val="0"/>
          <w:marTop w:val="0"/>
          <w:marBottom w:val="0"/>
          <w:divBdr>
            <w:top w:val="none" w:sz="0" w:space="0" w:color="auto"/>
            <w:left w:val="none" w:sz="0" w:space="0" w:color="auto"/>
            <w:bottom w:val="none" w:sz="0" w:space="0" w:color="auto"/>
            <w:right w:val="none" w:sz="0" w:space="0" w:color="auto"/>
          </w:divBdr>
          <w:divsChild>
            <w:div w:id="148100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2812">
      <w:bodyDiv w:val="1"/>
      <w:marLeft w:val="0"/>
      <w:marRight w:val="0"/>
      <w:marTop w:val="0"/>
      <w:marBottom w:val="0"/>
      <w:divBdr>
        <w:top w:val="none" w:sz="0" w:space="0" w:color="auto"/>
        <w:left w:val="none" w:sz="0" w:space="0" w:color="auto"/>
        <w:bottom w:val="none" w:sz="0" w:space="0" w:color="auto"/>
        <w:right w:val="none" w:sz="0" w:space="0" w:color="auto"/>
      </w:divBdr>
      <w:divsChild>
        <w:div w:id="295066851">
          <w:marLeft w:val="0"/>
          <w:marRight w:val="0"/>
          <w:marTop w:val="0"/>
          <w:marBottom w:val="0"/>
          <w:divBdr>
            <w:top w:val="none" w:sz="0" w:space="0" w:color="auto"/>
            <w:left w:val="none" w:sz="0" w:space="0" w:color="auto"/>
            <w:bottom w:val="none" w:sz="0" w:space="0" w:color="auto"/>
            <w:right w:val="none" w:sz="0" w:space="0" w:color="auto"/>
          </w:divBdr>
          <w:divsChild>
            <w:div w:id="277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6744">
      <w:bodyDiv w:val="1"/>
      <w:marLeft w:val="0"/>
      <w:marRight w:val="0"/>
      <w:marTop w:val="0"/>
      <w:marBottom w:val="0"/>
      <w:divBdr>
        <w:top w:val="none" w:sz="0" w:space="0" w:color="auto"/>
        <w:left w:val="none" w:sz="0" w:space="0" w:color="auto"/>
        <w:bottom w:val="none" w:sz="0" w:space="0" w:color="auto"/>
        <w:right w:val="none" w:sz="0" w:space="0" w:color="auto"/>
      </w:divBdr>
      <w:divsChild>
        <w:div w:id="1310868155">
          <w:marLeft w:val="0"/>
          <w:marRight w:val="0"/>
          <w:marTop w:val="0"/>
          <w:marBottom w:val="0"/>
          <w:divBdr>
            <w:top w:val="none" w:sz="0" w:space="0" w:color="auto"/>
            <w:left w:val="none" w:sz="0" w:space="0" w:color="auto"/>
            <w:bottom w:val="none" w:sz="0" w:space="0" w:color="auto"/>
            <w:right w:val="none" w:sz="0" w:space="0" w:color="auto"/>
          </w:divBdr>
          <w:divsChild>
            <w:div w:id="17409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95522">
      <w:bodyDiv w:val="1"/>
      <w:marLeft w:val="0"/>
      <w:marRight w:val="0"/>
      <w:marTop w:val="0"/>
      <w:marBottom w:val="0"/>
      <w:divBdr>
        <w:top w:val="none" w:sz="0" w:space="0" w:color="auto"/>
        <w:left w:val="none" w:sz="0" w:space="0" w:color="auto"/>
        <w:bottom w:val="none" w:sz="0" w:space="0" w:color="auto"/>
        <w:right w:val="none" w:sz="0" w:space="0" w:color="auto"/>
      </w:divBdr>
      <w:divsChild>
        <w:div w:id="792096099">
          <w:marLeft w:val="0"/>
          <w:marRight w:val="0"/>
          <w:marTop w:val="0"/>
          <w:marBottom w:val="0"/>
          <w:divBdr>
            <w:top w:val="none" w:sz="0" w:space="0" w:color="auto"/>
            <w:left w:val="none" w:sz="0" w:space="0" w:color="auto"/>
            <w:bottom w:val="none" w:sz="0" w:space="0" w:color="auto"/>
            <w:right w:val="none" w:sz="0" w:space="0" w:color="auto"/>
          </w:divBdr>
          <w:divsChild>
            <w:div w:id="380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7576">
      <w:bodyDiv w:val="1"/>
      <w:marLeft w:val="0"/>
      <w:marRight w:val="0"/>
      <w:marTop w:val="0"/>
      <w:marBottom w:val="0"/>
      <w:divBdr>
        <w:top w:val="none" w:sz="0" w:space="0" w:color="auto"/>
        <w:left w:val="none" w:sz="0" w:space="0" w:color="auto"/>
        <w:bottom w:val="none" w:sz="0" w:space="0" w:color="auto"/>
        <w:right w:val="none" w:sz="0" w:space="0" w:color="auto"/>
      </w:divBdr>
      <w:divsChild>
        <w:div w:id="396124811">
          <w:marLeft w:val="0"/>
          <w:marRight w:val="0"/>
          <w:marTop w:val="0"/>
          <w:marBottom w:val="0"/>
          <w:divBdr>
            <w:top w:val="none" w:sz="0" w:space="0" w:color="auto"/>
            <w:left w:val="none" w:sz="0" w:space="0" w:color="auto"/>
            <w:bottom w:val="none" w:sz="0" w:space="0" w:color="auto"/>
            <w:right w:val="none" w:sz="0" w:space="0" w:color="auto"/>
          </w:divBdr>
          <w:divsChild>
            <w:div w:id="9787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3165">
      <w:bodyDiv w:val="1"/>
      <w:marLeft w:val="0"/>
      <w:marRight w:val="0"/>
      <w:marTop w:val="0"/>
      <w:marBottom w:val="0"/>
      <w:divBdr>
        <w:top w:val="none" w:sz="0" w:space="0" w:color="auto"/>
        <w:left w:val="none" w:sz="0" w:space="0" w:color="auto"/>
        <w:bottom w:val="none" w:sz="0" w:space="0" w:color="auto"/>
        <w:right w:val="none" w:sz="0" w:space="0" w:color="auto"/>
      </w:divBdr>
      <w:divsChild>
        <w:div w:id="407387148">
          <w:marLeft w:val="0"/>
          <w:marRight w:val="0"/>
          <w:marTop w:val="0"/>
          <w:marBottom w:val="0"/>
          <w:divBdr>
            <w:top w:val="none" w:sz="0" w:space="0" w:color="auto"/>
            <w:left w:val="none" w:sz="0" w:space="0" w:color="auto"/>
            <w:bottom w:val="none" w:sz="0" w:space="0" w:color="auto"/>
            <w:right w:val="none" w:sz="0" w:space="0" w:color="auto"/>
          </w:divBdr>
          <w:divsChild>
            <w:div w:id="154717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5298">
      <w:bodyDiv w:val="1"/>
      <w:marLeft w:val="0"/>
      <w:marRight w:val="0"/>
      <w:marTop w:val="0"/>
      <w:marBottom w:val="0"/>
      <w:divBdr>
        <w:top w:val="none" w:sz="0" w:space="0" w:color="auto"/>
        <w:left w:val="none" w:sz="0" w:space="0" w:color="auto"/>
        <w:bottom w:val="none" w:sz="0" w:space="0" w:color="auto"/>
        <w:right w:val="none" w:sz="0" w:space="0" w:color="auto"/>
      </w:divBdr>
      <w:divsChild>
        <w:div w:id="1071922685">
          <w:marLeft w:val="0"/>
          <w:marRight w:val="0"/>
          <w:marTop w:val="0"/>
          <w:marBottom w:val="0"/>
          <w:divBdr>
            <w:top w:val="none" w:sz="0" w:space="0" w:color="auto"/>
            <w:left w:val="none" w:sz="0" w:space="0" w:color="auto"/>
            <w:bottom w:val="none" w:sz="0" w:space="0" w:color="auto"/>
            <w:right w:val="none" w:sz="0" w:space="0" w:color="auto"/>
          </w:divBdr>
          <w:divsChild>
            <w:div w:id="194382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0725">
      <w:bodyDiv w:val="1"/>
      <w:marLeft w:val="0"/>
      <w:marRight w:val="0"/>
      <w:marTop w:val="0"/>
      <w:marBottom w:val="0"/>
      <w:divBdr>
        <w:top w:val="none" w:sz="0" w:space="0" w:color="auto"/>
        <w:left w:val="none" w:sz="0" w:space="0" w:color="auto"/>
        <w:bottom w:val="none" w:sz="0" w:space="0" w:color="auto"/>
        <w:right w:val="none" w:sz="0" w:space="0" w:color="auto"/>
      </w:divBdr>
      <w:divsChild>
        <w:div w:id="2013948199">
          <w:marLeft w:val="0"/>
          <w:marRight w:val="0"/>
          <w:marTop w:val="0"/>
          <w:marBottom w:val="0"/>
          <w:divBdr>
            <w:top w:val="none" w:sz="0" w:space="0" w:color="auto"/>
            <w:left w:val="none" w:sz="0" w:space="0" w:color="auto"/>
            <w:bottom w:val="none" w:sz="0" w:space="0" w:color="auto"/>
            <w:right w:val="none" w:sz="0" w:space="0" w:color="auto"/>
          </w:divBdr>
          <w:divsChild>
            <w:div w:id="9878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2440">
      <w:bodyDiv w:val="1"/>
      <w:marLeft w:val="0"/>
      <w:marRight w:val="0"/>
      <w:marTop w:val="0"/>
      <w:marBottom w:val="0"/>
      <w:divBdr>
        <w:top w:val="none" w:sz="0" w:space="0" w:color="auto"/>
        <w:left w:val="none" w:sz="0" w:space="0" w:color="auto"/>
        <w:bottom w:val="none" w:sz="0" w:space="0" w:color="auto"/>
        <w:right w:val="none" w:sz="0" w:space="0" w:color="auto"/>
      </w:divBdr>
      <w:divsChild>
        <w:div w:id="1733696201">
          <w:marLeft w:val="0"/>
          <w:marRight w:val="0"/>
          <w:marTop w:val="0"/>
          <w:marBottom w:val="0"/>
          <w:divBdr>
            <w:top w:val="none" w:sz="0" w:space="0" w:color="auto"/>
            <w:left w:val="none" w:sz="0" w:space="0" w:color="auto"/>
            <w:bottom w:val="none" w:sz="0" w:space="0" w:color="auto"/>
            <w:right w:val="none" w:sz="0" w:space="0" w:color="auto"/>
          </w:divBdr>
          <w:divsChild>
            <w:div w:id="16468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9049">
      <w:bodyDiv w:val="1"/>
      <w:marLeft w:val="0"/>
      <w:marRight w:val="0"/>
      <w:marTop w:val="0"/>
      <w:marBottom w:val="0"/>
      <w:divBdr>
        <w:top w:val="none" w:sz="0" w:space="0" w:color="auto"/>
        <w:left w:val="none" w:sz="0" w:space="0" w:color="auto"/>
        <w:bottom w:val="none" w:sz="0" w:space="0" w:color="auto"/>
        <w:right w:val="none" w:sz="0" w:space="0" w:color="auto"/>
      </w:divBdr>
      <w:divsChild>
        <w:div w:id="840386516">
          <w:marLeft w:val="0"/>
          <w:marRight w:val="0"/>
          <w:marTop w:val="0"/>
          <w:marBottom w:val="0"/>
          <w:divBdr>
            <w:top w:val="none" w:sz="0" w:space="0" w:color="auto"/>
            <w:left w:val="none" w:sz="0" w:space="0" w:color="auto"/>
            <w:bottom w:val="none" w:sz="0" w:space="0" w:color="auto"/>
            <w:right w:val="none" w:sz="0" w:space="0" w:color="auto"/>
          </w:divBdr>
          <w:divsChild>
            <w:div w:id="6482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8010">
      <w:bodyDiv w:val="1"/>
      <w:marLeft w:val="0"/>
      <w:marRight w:val="0"/>
      <w:marTop w:val="0"/>
      <w:marBottom w:val="0"/>
      <w:divBdr>
        <w:top w:val="none" w:sz="0" w:space="0" w:color="auto"/>
        <w:left w:val="none" w:sz="0" w:space="0" w:color="auto"/>
        <w:bottom w:val="none" w:sz="0" w:space="0" w:color="auto"/>
        <w:right w:val="none" w:sz="0" w:space="0" w:color="auto"/>
      </w:divBdr>
      <w:divsChild>
        <w:div w:id="496574284">
          <w:marLeft w:val="0"/>
          <w:marRight w:val="0"/>
          <w:marTop w:val="0"/>
          <w:marBottom w:val="0"/>
          <w:divBdr>
            <w:top w:val="none" w:sz="0" w:space="0" w:color="auto"/>
            <w:left w:val="none" w:sz="0" w:space="0" w:color="auto"/>
            <w:bottom w:val="none" w:sz="0" w:space="0" w:color="auto"/>
            <w:right w:val="none" w:sz="0" w:space="0" w:color="auto"/>
          </w:divBdr>
          <w:divsChild>
            <w:div w:id="529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2595">
      <w:bodyDiv w:val="1"/>
      <w:marLeft w:val="0"/>
      <w:marRight w:val="0"/>
      <w:marTop w:val="0"/>
      <w:marBottom w:val="0"/>
      <w:divBdr>
        <w:top w:val="none" w:sz="0" w:space="0" w:color="auto"/>
        <w:left w:val="none" w:sz="0" w:space="0" w:color="auto"/>
        <w:bottom w:val="none" w:sz="0" w:space="0" w:color="auto"/>
        <w:right w:val="none" w:sz="0" w:space="0" w:color="auto"/>
      </w:divBdr>
      <w:divsChild>
        <w:div w:id="1959219520">
          <w:marLeft w:val="0"/>
          <w:marRight w:val="0"/>
          <w:marTop w:val="0"/>
          <w:marBottom w:val="0"/>
          <w:divBdr>
            <w:top w:val="none" w:sz="0" w:space="0" w:color="auto"/>
            <w:left w:val="none" w:sz="0" w:space="0" w:color="auto"/>
            <w:bottom w:val="none" w:sz="0" w:space="0" w:color="auto"/>
            <w:right w:val="none" w:sz="0" w:space="0" w:color="auto"/>
          </w:divBdr>
          <w:divsChild>
            <w:div w:id="11781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584">
      <w:bodyDiv w:val="1"/>
      <w:marLeft w:val="0"/>
      <w:marRight w:val="0"/>
      <w:marTop w:val="0"/>
      <w:marBottom w:val="0"/>
      <w:divBdr>
        <w:top w:val="none" w:sz="0" w:space="0" w:color="auto"/>
        <w:left w:val="none" w:sz="0" w:space="0" w:color="auto"/>
        <w:bottom w:val="none" w:sz="0" w:space="0" w:color="auto"/>
        <w:right w:val="none" w:sz="0" w:space="0" w:color="auto"/>
      </w:divBdr>
      <w:divsChild>
        <w:div w:id="1201092469">
          <w:marLeft w:val="0"/>
          <w:marRight w:val="0"/>
          <w:marTop w:val="0"/>
          <w:marBottom w:val="0"/>
          <w:divBdr>
            <w:top w:val="none" w:sz="0" w:space="0" w:color="auto"/>
            <w:left w:val="none" w:sz="0" w:space="0" w:color="auto"/>
            <w:bottom w:val="none" w:sz="0" w:space="0" w:color="auto"/>
            <w:right w:val="none" w:sz="0" w:space="0" w:color="auto"/>
          </w:divBdr>
          <w:divsChild>
            <w:div w:id="5942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5501">
      <w:bodyDiv w:val="1"/>
      <w:marLeft w:val="0"/>
      <w:marRight w:val="0"/>
      <w:marTop w:val="0"/>
      <w:marBottom w:val="0"/>
      <w:divBdr>
        <w:top w:val="none" w:sz="0" w:space="0" w:color="auto"/>
        <w:left w:val="none" w:sz="0" w:space="0" w:color="auto"/>
        <w:bottom w:val="none" w:sz="0" w:space="0" w:color="auto"/>
        <w:right w:val="none" w:sz="0" w:space="0" w:color="auto"/>
      </w:divBdr>
      <w:divsChild>
        <w:div w:id="887571762">
          <w:marLeft w:val="0"/>
          <w:marRight w:val="0"/>
          <w:marTop w:val="0"/>
          <w:marBottom w:val="0"/>
          <w:divBdr>
            <w:top w:val="none" w:sz="0" w:space="0" w:color="auto"/>
            <w:left w:val="none" w:sz="0" w:space="0" w:color="auto"/>
            <w:bottom w:val="none" w:sz="0" w:space="0" w:color="auto"/>
            <w:right w:val="none" w:sz="0" w:space="0" w:color="auto"/>
          </w:divBdr>
          <w:divsChild>
            <w:div w:id="7035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53148">
      <w:bodyDiv w:val="1"/>
      <w:marLeft w:val="0"/>
      <w:marRight w:val="0"/>
      <w:marTop w:val="0"/>
      <w:marBottom w:val="0"/>
      <w:divBdr>
        <w:top w:val="none" w:sz="0" w:space="0" w:color="auto"/>
        <w:left w:val="none" w:sz="0" w:space="0" w:color="auto"/>
        <w:bottom w:val="none" w:sz="0" w:space="0" w:color="auto"/>
        <w:right w:val="none" w:sz="0" w:space="0" w:color="auto"/>
      </w:divBdr>
      <w:divsChild>
        <w:div w:id="745759965">
          <w:marLeft w:val="0"/>
          <w:marRight w:val="0"/>
          <w:marTop w:val="0"/>
          <w:marBottom w:val="0"/>
          <w:divBdr>
            <w:top w:val="none" w:sz="0" w:space="0" w:color="auto"/>
            <w:left w:val="none" w:sz="0" w:space="0" w:color="auto"/>
            <w:bottom w:val="none" w:sz="0" w:space="0" w:color="auto"/>
            <w:right w:val="none" w:sz="0" w:space="0" w:color="auto"/>
          </w:divBdr>
          <w:divsChild>
            <w:div w:id="152752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9978">
      <w:bodyDiv w:val="1"/>
      <w:marLeft w:val="0"/>
      <w:marRight w:val="0"/>
      <w:marTop w:val="0"/>
      <w:marBottom w:val="0"/>
      <w:divBdr>
        <w:top w:val="none" w:sz="0" w:space="0" w:color="auto"/>
        <w:left w:val="none" w:sz="0" w:space="0" w:color="auto"/>
        <w:bottom w:val="none" w:sz="0" w:space="0" w:color="auto"/>
        <w:right w:val="none" w:sz="0" w:space="0" w:color="auto"/>
      </w:divBdr>
      <w:divsChild>
        <w:div w:id="371811306">
          <w:marLeft w:val="0"/>
          <w:marRight w:val="0"/>
          <w:marTop w:val="0"/>
          <w:marBottom w:val="0"/>
          <w:divBdr>
            <w:top w:val="none" w:sz="0" w:space="0" w:color="auto"/>
            <w:left w:val="none" w:sz="0" w:space="0" w:color="auto"/>
            <w:bottom w:val="none" w:sz="0" w:space="0" w:color="auto"/>
            <w:right w:val="none" w:sz="0" w:space="0" w:color="auto"/>
          </w:divBdr>
          <w:divsChild>
            <w:div w:id="17920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73496">
      <w:bodyDiv w:val="1"/>
      <w:marLeft w:val="0"/>
      <w:marRight w:val="0"/>
      <w:marTop w:val="0"/>
      <w:marBottom w:val="0"/>
      <w:divBdr>
        <w:top w:val="none" w:sz="0" w:space="0" w:color="auto"/>
        <w:left w:val="none" w:sz="0" w:space="0" w:color="auto"/>
        <w:bottom w:val="none" w:sz="0" w:space="0" w:color="auto"/>
        <w:right w:val="none" w:sz="0" w:space="0" w:color="auto"/>
      </w:divBdr>
      <w:divsChild>
        <w:div w:id="1205748745">
          <w:marLeft w:val="0"/>
          <w:marRight w:val="0"/>
          <w:marTop w:val="0"/>
          <w:marBottom w:val="0"/>
          <w:divBdr>
            <w:top w:val="none" w:sz="0" w:space="0" w:color="auto"/>
            <w:left w:val="none" w:sz="0" w:space="0" w:color="auto"/>
            <w:bottom w:val="none" w:sz="0" w:space="0" w:color="auto"/>
            <w:right w:val="none" w:sz="0" w:space="0" w:color="auto"/>
          </w:divBdr>
          <w:divsChild>
            <w:div w:id="46435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08197">
      <w:bodyDiv w:val="1"/>
      <w:marLeft w:val="0"/>
      <w:marRight w:val="0"/>
      <w:marTop w:val="0"/>
      <w:marBottom w:val="0"/>
      <w:divBdr>
        <w:top w:val="none" w:sz="0" w:space="0" w:color="auto"/>
        <w:left w:val="none" w:sz="0" w:space="0" w:color="auto"/>
        <w:bottom w:val="none" w:sz="0" w:space="0" w:color="auto"/>
        <w:right w:val="none" w:sz="0" w:space="0" w:color="auto"/>
      </w:divBdr>
      <w:divsChild>
        <w:div w:id="1277828132">
          <w:marLeft w:val="0"/>
          <w:marRight w:val="0"/>
          <w:marTop w:val="0"/>
          <w:marBottom w:val="0"/>
          <w:divBdr>
            <w:top w:val="none" w:sz="0" w:space="0" w:color="auto"/>
            <w:left w:val="none" w:sz="0" w:space="0" w:color="auto"/>
            <w:bottom w:val="none" w:sz="0" w:space="0" w:color="auto"/>
            <w:right w:val="none" w:sz="0" w:space="0" w:color="auto"/>
          </w:divBdr>
          <w:divsChild>
            <w:div w:id="12491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7413">
      <w:bodyDiv w:val="1"/>
      <w:marLeft w:val="0"/>
      <w:marRight w:val="0"/>
      <w:marTop w:val="0"/>
      <w:marBottom w:val="0"/>
      <w:divBdr>
        <w:top w:val="none" w:sz="0" w:space="0" w:color="auto"/>
        <w:left w:val="none" w:sz="0" w:space="0" w:color="auto"/>
        <w:bottom w:val="none" w:sz="0" w:space="0" w:color="auto"/>
        <w:right w:val="none" w:sz="0" w:space="0" w:color="auto"/>
      </w:divBdr>
      <w:divsChild>
        <w:div w:id="728453223">
          <w:marLeft w:val="0"/>
          <w:marRight w:val="0"/>
          <w:marTop w:val="0"/>
          <w:marBottom w:val="0"/>
          <w:divBdr>
            <w:top w:val="none" w:sz="0" w:space="0" w:color="auto"/>
            <w:left w:val="none" w:sz="0" w:space="0" w:color="auto"/>
            <w:bottom w:val="none" w:sz="0" w:space="0" w:color="auto"/>
            <w:right w:val="none" w:sz="0" w:space="0" w:color="auto"/>
          </w:divBdr>
          <w:divsChild>
            <w:div w:id="7367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1271">
      <w:bodyDiv w:val="1"/>
      <w:marLeft w:val="0"/>
      <w:marRight w:val="0"/>
      <w:marTop w:val="0"/>
      <w:marBottom w:val="0"/>
      <w:divBdr>
        <w:top w:val="none" w:sz="0" w:space="0" w:color="auto"/>
        <w:left w:val="none" w:sz="0" w:space="0" w:color="auto"/>
        <w:bottom w:val="none" w:sz="0" w:space="0" w:color="auto"/>
        <w:right w:val="none" w:sz="0" w:space="0" w:color="auto"/>
      </w:divBdr>
      <w:divsChild>
        <w:div w:id="1748073241">
          <w:marLeft w:val="0"/>
          <w:marRight w:val="0"/>
          <w:marTop w:val="0"/>
          <w:marBottom w:val="0"/>
          <w:divBdr>
            <w:top w:val="none" w:sz="0" w:space="0" w:color="auto"/>
            <w:left w:val="none" w:sz="0" w:space="0" w:color="auto"/>
            <w:bottom w:val="none" w:sz="0" w:space="0" w:color="auto"/>
            <w:right w:val="none" w:sz="0" w:space="0" w:color="auto"/>
          </w:divBdr>
          <w:divsChild>
            <w:div w:id="18188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18">
      <w:bodyDiv w:val="1"/>
      <w:marLeft w:val="0"/>
      <w:marRight w:val="0"/>
      <w:marTop w:val="0"/>
      <w:marBottom w:val="0"/>
      <w:divBdr>
        <w:top w:val="none" w:sz="0" w:space="0" w:color="auto"/>
        <w:left w:val="none" w:sz="0" w:space="0" w:color="auto"/>
        <w:bottom w:val="none" w:sz="0" w:space="0" w:color="auto"/>
        <w:right w:val="none" w:sz="0" w:space="0" w:color="auto"/>
      </w:divBdr>
      <w:divsChild>
        <w:div w:id="636224677">
          <w:marLeft w:val="0"/>
          <w:marRight w:val="0"/>
          <w:marTop w:val="0"/>
          <w:marBottom w:val="0"/>
          <w:divBdr>
            <w:top w:val="none" w:sz="0" w:space="0" w:color="auto"/>
            <w:left w:val="none" w:sz="0" w:space="0" w:color="auto"/>
            <w:bottom w:val="none" w:sz="0" w:space="0" w:color="auto"/>
            <w:right w:val="none" w:sz="0" w:space="0" w:color="auto"/>
          </w:divBdr>
          <w:divsChild>
            <w:div w:id="10789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5202">
      <w:bodyDiv w:val="1"/>
      <w:marLeft w:val="0"/>
      <w:marRight w:val="0"/>
      <w:marTop w:val="0"/>
      <w:marBottom w:val="0"/>
      <w:divBdr>
        <w:top w:val="none" w:sz="0" w:space="0" w:color="auto"/>
        <w:left w:val="none" w:sz="0" w:space="0" w:color="auto"/>
        <w:bottom w:val="none" w:sz="0" w:space="0" w:color="auto"/>
        <w:right w:val="none" w:sz="0" w:space="0" w:color="auto"/>
      </w:divBdr>
      <w:divsChild>
        <w:div w:id="580605759">
          <w:marLeft w:val="0"/>
          <w:marRight w:val="0"/>
          <w:marTop w:val="0"/>
          <w:marBottom w:val="0"/>
          <w:divBdr>
            <w:top w:val="none" w:sz="0" w:space="0" w:color="auto"/>
            <w:left w:val="none" w:sz="0" w:space="0" w:color="auto"/>
            <w:bottom w:val="none" w:sz="0" w:space="0" w:color="auto"/>
            <w:right w:val="none" w:sz="0" w:space="0" w:color="auto"/>
          </w:divBdr>
          <w:divsChild>
            <w:div w:id="18848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753">
      <w:bodyDiv w:val="1"/>
      <w:marLeft w:val="0"/>
      <w:marRight w:val="0"/>
      <w:marTop w:val="0"/>
      <w:marBottom w:val="0"/>
      <w:divBdr>
        <w:top w:val="none" w:sz="0" w:space="0" w:color="auto"/>
        <w:left w:val="none" w:sz="0" w:space="0" w:color="auto"/>
        <w:bottom w:val="none" w:sz="0" w:space="0" w:color="auto"/>
        <w:right w:val="none" w:sz="0" w:space="0" w:color="auto"/>
      </w:divBdr>
      <w:divsChild>
        <w:div w:id="245772319">
          <w:marLeft w:val="0"/>
          <w:marRight w:val="0"/>
          <w:marTop w:val="0"/>
          <w:marBottom w:val="0"/>
          <w:divBdr>
            <w:top w:val="none" w:sz="0" w:space="0" w:color="auto"/>
            <w:left w:val="none" w:sz="0" w:space="0" w:color="auto"/>
            <w:bottom w:val="none" w:sz="0" w:space="0" w:color="auto"/>
            <w:right w:val="none" w:sz="0" w:space="0" w:color="auto"/>
          </w:divBdr>
          <w:divsChild>
            <w:div w:id="3402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170">
      <w:bodyDiv w:val="1"/>
      <w:marLeft w:val="0"/>
      <w:marRight w:val="0"/>
      <w:marTop w:val="0"/>
      <w:marBottom w:val="0"/>
      <w:divBdr>
        <w:top w:val="none" w:sz="0" w:space="0" w:color="auto"/>
        <w:left w:val="none" w:sz="0" w:space="0" w:color="auto"/>
        <w:bottom w:val="none" w:sz="0" w:space="0" w:color="auto"/>
        <w:right w:val="none" w:sz="0" w:space="0" w:color="auto"/>
      </w:divBdr>
      <w:divsChild>
        <w:div w:id="653607164">
          <w:marLeft w:val="0"/>
          <w:marRight w:val="0"/>
          <w:marTop w:val="0"/>
          <w:marBottom w:val="0"/>
          <w:divBdr>
            <w:top w:val="none" w:sz="0" w:space="0" w:color="auto"/>
            <w:left w:val="none" w:sz="0" w:space="0" w:color="auto"/>
            <w:bottom w:val="none" w:sz="0" w:space="0" w:color="auto"/>
            <w:right w:val="none" w:sz="0" w:space="0" w:color="auto"/>
          </w:divBdr>
          <w:divsChild>
            <w:div w:id="5876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6849">
      <w:bodyDiv w:val="1"/>
      <w:marLeft w:val="0"/>
      <w:marRight w:val="0"/>
      <w:marTop w:val="0"/>
      <w:marBottom w:val="0"/>
      <w:divBdr>
        <w:top w:val="none" w:sz="0" w:space="0" w:color="auto"/>
        <w:left w:val="none" w:sz="0" w:space="0" w:color="auto"/>
        <w:bottom w:val="none" w:sz="0" w:space="0" w:color="auto"/>
        <w:right w:val="none" w:sz="0" w:space="0" w:color="auto"/>
      </w:divBdr>
      <w:divsChild>
        <w:div w:id="1707440738">
          <w:marLeft w:val="0"/>
          <w:marRight w:val="0"/>
          <w:marTop w:val="0"/>
          <w:marBottom w:val="0"/>
          <w:divBdr>
            <w:top w:val="none" w:sz="0" w:space="0" w:color="auto"/>
            <w:left w:val="none" w:sz="0" w:space="0" w:color="auto"/>
            <w:bottom w:val="none" w:sz="0" w:space="0" w:color="auto"/>
            <w:right w:val="none" w:sz="0" w:space="0" w:color="auto"/>
          </w:divBdr>
          <w:divsChild>
            <w:div w:id="126992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8718">
      <w:bodyDiv w:val="1"/>
      <w:marLeft w:val="0"/>
      <w:marRight w:val="0"/>
      <w:marTop w:val="0"/>
      <w:marBottom w:val="0"/>
      <w:divBdr>
        <w:top w:val="none" w:sz="0" w:space="0" w:color="auto"/>
        <w:left w:val="none" w:sz="0" w:space="0" w:color="auto"/>
        <w:bottom w:val="none" w:sz="0" w:space="0" w:color="auto"/>
        <w:right w:val="none" w:sz="0" w:space="0" w:color="auto"/>
      </w:divBdr>
      <w:divsChild>
        <w:div w:id="1528326139">
          <w:marLeft w:val="0"/>
          <w:marRight w:val="0"/>
          <w:marTop w:val="0"/>
          <w:marBottom w:val="0"/>
          <w:divBdr>
            <w:top w:val="none" w:sz="0" w:space="0" w:color="auto"/>
            <w:left w:val="none" w:sz="0" w:space="0" w:color="auto"/>
            <w:bottom w:val="none" w:sz="0" w:space="0" w:color="auto"/>
            <w:right w:val="none" w:sz="0" w:space="0" w:color="auto"/>
          </w:divBdr>
          <w:divsChild>
            <w:div w:id="11355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069141">
      <w:bodyDiv w:val="1"/>
      <w:marLeft w:val="0"/>
      <w:marRight w:val="0"/>
      <w:marTop w:val="0"/>
      <w:marBottom w:val="0"/>
      <w:divBdr>
        <w:top w:val="none" w:sz="0" w:space="0" w:color="auto"/>
        <w:left w:val="none" w:sz="0" w:space="0" w:color="auto"/>
        <w:bottom w:val="none" w:sz="0" w:space="0" w:color="auto"/>
        <w:right w:val="none" w:sz="0" w:space="0" w:color="auto"/>
      </w:divBdr>
      <w:divsChild>
        <w:div w:id="509875149">
          <w:marLeft w:val="0"/>
          <w:marRight w:val="0"/>
          <w:marTop w:val="0"/>
          <w:marBottom w:val="0"/>
          <w:divBdr>
            <w:top w:val="none" w:sz="0" w:space="0" w:color="auto"/>
            <w:left w:val="none" w:sz="0" w:space="0" w:color="auto"/>
            <w:bottom w:val="none" w:sz="0" w:space="0" w:color="auto"/>
            <w:right w:val="none" w:sz="0" w:space="0" w:color="auto"/>
          </w:divBdr>
          <w:divsChild>
            <w:div w:id="4878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3144">
      <w:bodyDiv w:val="1"/>
      <w:marLeft w:val="0"/>
      <w:marRight w:val="0"/>
      <w:marTop w:val="0"/>
      <w:marBottom w:val="0"/>
      <w:divBdr>
        <w:top w:val="none" w:sz="0" w:space="0" w:color="auto"/>
        <w:left w:val="none" w:sz="0" w:space="0" w:color="auto"/>
        <w:bottom w:val="none" w:sz="0" w:space="0" w:color="auto"/>
        <w:right w:val="none" w:sz="0" w:space="0" w:color="auto"/>
      </w:divBdr>
      <w:divsChild>
        <w:div w:id="326245813">
          <w:marLeft w:val="0"/>
          <w:marRight w:val="0"/>
          <w:marTop w:val="0"/>
          <w:marBottom w:val="0"/>
          <w:divBdr>
            <w:top w:val="none" w:sz="0" w:space="0" w:color="auto"/>
            <w:left w:val="none" w:sz="0" w:space="0" w:color="auto"/>
            <w:bottom w:val="none" w:sz="0" w:space="0" w:color="auto"/>
            <w:right w:val="none" w:sz="0" w:space="0" w:color="auto"/>
          </w:divBdr>
          <w:divsChild>
            <w:div w:id="15420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2016">
      <w:bodyDiv w:val="1"/>
      <w:marLeft w:val="0"/>
      <w:marRight w:val="0"/>
      <w:marTop w:val="0"/>
      <w:marBottom w:val="0"/>
      <w:divBdr>
        <w:top w:val="none" w:sz="0" w:space="0" w:color="auto"/>
        <w:left w:val="none" w:sz="0" w:space="0" w:color="auto"/>
        <w:bottom w:val="none" w:sz="0" w:space="0" w:color="auto"/>
        <w:right w:val="none" w:sz="0" w:space="0" w:color="auto"/>
      </w:divBdr>
      <w:divsChild>
        <w:div w:id="546915904">
          <w:marLeft w:val="0"/>
          <w:marRight w:val="0"/>
          <w:marTop w:val="0"/>
          <w:marBottom w:val="0"/>
          <w:divBdr>
            <w:top w:val="none" w:sz="0" w:space="0" w:color="auto"/>
            <w:left w:val="none" w:sz="0" w:space="0" w:color="auto"/>
            <w:bottom w:val="none" w:sz="0" w:space="0" w:color="auto"/>
            <w:right w:val="none" w:sz="0" w:space="0" w:color="auto"/>
          </w:divBdr>
          <w:divsChild>
            <w:div w:id="19330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171">
      <w:bodyDiv w:val="1"/>
      <w:marLeft w:val="0"/>
      <w:marRight w:val="0"/>
      <w:marTop w:val="0"/>
      <w:marBottom w:val="0"/>
      <w:divBdr>
        <w:top w:val="none" w:sz="0" w:space="0" w:color="auto"/>
        <w:left w:val="none" w:sz="0" w:space="0" w:color="auto"/>
        <w:bottom w:val="none" w:sz="0" w:space="0" w:color="auto"/>
        <w:right w:val="none" w:sz="0" w:space="0" w:color="auto"/>
      </w:divBdr>
      <w:divsChild>
        <w:div w:id="674066798">
          <w:marLeft w:val="0"/>
          <w:marRight w:val="0"/>
          <w:marTop w:val="0"/>
          <w:marBottom w:val="0"/>
          <w:divBdr>
            <w:top w:val="none" w:sz="0" w:space="0" w:color="auto"/>
            <w:left w:val="none" w:sz="0" w:space="0" w:color="auto"/>
            <w:bottom w:val="none" w:sz="0" w:space="0" w:color="auto"/>
            <w:right w:val="none" w:sz="0" w:space="0" w:color="auto"/>
          </w:divBdr>
          <w:divsChild>
            <w:div w:id="12161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4758">
      <w:bodyDiv w:val="1"/>
      <w:marLeft w:val="0"/>
      <w:marRight w:val="0"/>
      <w:marTop w:val="0"/>
      <w:marBottom w:val="0"/>
      <w:divBdr>
        <w:top w:val="none" w:sz="0" w:space="0" w:color="auto"/>
        <w:left w:val="none" w:sz="0" w:space="0" w:color="auto"/>
        <w:bottom w:val="none" w:sz="0" w:space="0" w:color="auto"/>
        <w:right w:val="none" w:sz="0" w:space="0" w:color="auto"/>
      </w:divBdr>
      <w:divsChild>
        <w:div w:id="925385323">
          <w:marLeft w:val="0"/>
          <w:marRight w:val="0"/>
          <w:marTop w:val="0"/>
          <w:marBottom w:val="0"/>
          <w:divBdr>
            <w:top w:val="none" w:sz="0" w:space="0" w:color="auto"/>
            <w:left w:val="none" w:sz="0" w:space="0" w:color="auto"/>
            <w:bottom w:val="none" w:sz="0" w:space="0" w:color="auto"/>
            <w:right w:val="none" w:sz="0" w:space="0" w:color="auto"/>
          </w:divBdr>
          <w:divsChild>
            <w:div w:id="13880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544">
      <w:bodyDiv w:val="1"/>
      <w:marLeft w:val="0"/>
      <w:marRight w:val="0"/>
      <w:marTop w:val="0"/>
      <w:marBottom w:val="0"/>
      <w:divBdr>
        <w:top w:val="none" w:sz="0" w:space="0" w:color="auto"/>
        <w:left w:val="none" w:sz="0" w:space="0" w:color="auto"/>
        <w:bottom w:val="none" w:sz="0" w:space="0" w:color="auto"/>
        <w:right w:val="none" w:sz="0" w:space="0" w:color="auto"/>
      </w:divBdr>
      <w:divsChild>
        <w:div w:id="1206019173">
          <w:marLeft w:val="0"/>
          <w:marRight w:val="0"/>
          <w:marTop w:val="0"/>
          <w:marBottom w:val="0"/>
          <w:divBdr>
            <w:top w:val="none" w:sz="0" w:space="0" w:color="auto"/>
            <w:left w:val="none" w:sz="0" w:space="0" w:color="auto"/>
            <w:bottom w:val="none" w:sz="0" w:space="0" w:color="auto"/>
            <w:right w:val="none" w:sz="0" w:space="0" w:color="auto"/>
          </w:divBdr>
          <w:divsChild>
            <w:div w:id="79425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266">
      <w:bodyDiv w:val="1"/>
      <w:marLeft w:val="0"/>
      <w:marRight w:val="0"/>
      <w:marTop w:val="0"/>
      <w:marBottom w:val="0"/>
      <w:divBdr>
        <w:top w:val="none" w:sz="0" w:space="0" w:color="auto"/>
        <w:left w:val="none" w:sz="0" w:space="0" w:color="auto"/>
        <w:bottom w:val="none" w:sz="0" w:space="0" w:color="auto"/>
        <w:right w:val="none" w:sz="0" w:space="0" w:color="auto"/>
      </w:divBdr>
      <w:divsChild>
        <w:div w:id="1562062879">
          <w:marLeft w:val="0"/>
          <w:marRight w:val="0"/>
          <w:marTop w:val="0"/>
          <w:marBottom w:val="0"/>
          <w:divBdr>
            <w:top w:val="none" w:sz="0" w:space="0" w:color="auto"/>
            <w:left w:val="none" w:sz="0" w:space="0" w:color="auto"/>
            <w:bottom w:val="none" w:sz="0" w:space="0" w:color="auto"/>
            <w:right w:val="none" w:sz="0" w:space="0" w:color="auto"/>
          </w:divBdr>
          <w:divsChild>
            <w:div w:id="13551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2113">
      <w:bodyDiv w:val="1"/>
      <w:marLeft w:val="0"/>
      <w:marRight w:val="0"/>
      <w:marTop w:val="0"/>
      <w:marBottom w:val="0"/>
      <w:divBdr>
        <w:top w:val="none" w:sz="0" w:space="0" w:color="auto"/>
        <w:left w:val="none" w:sz="0" w:space="0" w:color="auto"/>
        <w:bottom w:val="none" w:sz="0" w:space="0" w:color="auto"/>
        <w:right w:val="none" w:sz="0" w:space="0" w:color="auto"/>
      </w:divBdr>
      <w:divsChild>
        <w:div w:id="342318301">
          <w:marLeft w:val="0"/>
          <w:marRight w:val="0"/>
          <w:marTop w:val="0"/>
          <w:marBottom w:val="0"/>
          <w:divBdr>
            <w:top w:val="none" w:sz="0" w:space="0" w:color="auto"/>
            <w:left w:val="none" w:sz="0" w:space="0" w:color="auto"/>
            <w:bottom w:val="none" w:sz="0" w:space="0" w:color="auto"/>
            <w:right w:val="none" w:sz="0" w:space="0" w:color="auto"/>
          </w:divBdr>
          <w:divsChild>
            <w:div w:id="1731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072">
      <w:bodyDiv w:val="1"/>
      <w:marLeft w:val="0"/>
      <w:marRight w:val="0"/>
      <w:marTop w:val="0"/>
      <w:marBottom w:val="0"/>
      <w:divBdr>
        <w:top w:val="none" w:sz="0" w:space="0" w:color="auto"/>
        <w:left w:val="none" w:sz="0" w:space="0" w:color="auto"/>
        <w:bottom w:val="none" w:sz="0" w:space="0" w:color="auto"/>
        <w:right w:val="none" w:sz="0" w:space="0" w:color="auto"/>
      </w:divBdr>
      <w:divsChild>
        <w:div w:id="1287279102">
          <w:marLeft w:val="0"/>
          <w:marRight w:val="0"/>
          <w:marTop w:val="0"/>
          <w:marBottom w:val="0"/>
          <w:divBdr>
            <w:top w:val="none" w:sz="0" w:space="0" w:color="auto"/>
            <w:left w:val="none" w:sz="0" w:space="0" w:color="auto"/>
            <w:bottom w:val="none" w:sz="0" w:space="0" w:color="auto"/>
            <w:right w:val="none" w:sz="0" w:space="0" w:color="auto"/>
          </w:divBdr>
          <w:divsChild>
            <w:div w:id="14022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41103">
      <w:bodyDiv w:val="1"/>
      <w:marLeft w:val="0"/>
      <w:marRight w:val="0"/>
      <w:marTop w:val="0"/>
      <w:marBottom w:val="0"/>
      <w:divBdr>
        <w:top w:val="none" w:sz="0" w:space="0" w:color="auto"/>
        <w:left w:val="none" w:sz="0" w:space="0" w:color="auto"/>
        <w:bottom w:val="none" w:sz="0" w:space="0" w:color="auto"/>
        <w:right w:val="none" w:sz="0" w:space="0" w:color="auto"/>
      </w:divBdr>
      <w:divsChild>
        <w:div w:id="1015965054">
          <w:marLeft w:val="0"/>
          <w:marRight w:val="0"/>
          <w:marTop w:val="0"/>
          <w:marBottom w:val="0"/>
          <w:divBdr>
            <w:top w:val="none" w:sz="0" w:space="0" w:color="auto"/>
            <w:left w:val="none" w:sz="0" w:space="0" w:color="auto"/>
            <w:bottom w:val="none" w:sz="0" w:space="0" w:color="auto"/>
            <w:right w:val="none" w:sz="0" w:space="0" w:color="auto"/>
          </w:divBdr>
          <w:divsChild>
            <w:div w:id="5549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2167">
      <w:bodyDiv w:val="1"/>
      <w:marLeft w:val="0"/>
      <w:marRight w:val="0"/>
      <w:marTop w:val="0"/>
      <w:marBottom w:val="0"/>
      <w:divBdr>
        <w:top w:val="none" w:sz="0" w:space="0" w:color="auto"/>
        <w:left w:val="none" w:sz="0" w:space="0" w:color="auto"/>
        <w:bottom w:val="none" w:sz="0" w:space="0" w:color="auto"/>
        <w:right w:val="none" w:sz="0" w:space="0" w:color="auto"/>
      </w:divBdr>
      <w:divsChild>
        <w:div w:id="270162511">
          <w:marLeft w:val="0"/>
          <w:marRight w:val="0"/>
          <w:marTop w:val="0"/>
          <w:marBottom w:val="0"/>
          <w:divBdr>
            <w:top w:val="none" w:sz="0" w:space="0" w:color="auto"/>
            <w:left w:val="none" w:sz="0" w:space="0" w:color="auto"/>
            <w:bottom w:val="none" w:sz="0" w:space="0" w:color="auto"/>
            <w:right w:val="none" w:sz="0" w:space="0" w:color="auto"/>
          </w:divBdr>
          <w:divsChild>
            <w:div w:id="9012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4963">
      <w:bodyDiv w:val="1"/>
      <w:marLeft w:val="0"/>
      <w:marRight w:val="0"/>
      <w:marTop w:val="0"/>
      <w:marBottom w:val="0"/>
      <w:divBdr>
        <w:top w:val="none" w:sz="0" w:space="0" w:color="auto"/>
        <w:left w:val="none" w:sz="0" w:space="0" w:color="auto"/>
        <w:bottom w:val="none" w:sz="0" w:space="0" w:color="auto"/>
        <w:right w:val="none" w:sz="0" w:space="0" w:color="auto"/>
      </w:divBdr>
      <w:divsChild>
        <w:div w:id="864516206">
          <w:marLeft w:val="0"/>
          <w:marRight w:val="0"/>
          <w:marTop w:val="0"/>
          <w:marBottom w:val="0"/>
          <w:divBdr>
            <w:top w:val="none" w:sz="0" w:space="0" w:color="auto"/>
            <w:left w:val="none" w:sz="0" w:space="0" w:color="auto"/>
            <w:bottom w:val="none" w:sz="0" w:space="0" w:color="auto"/>
            <w:right w:val="none" w:sz="0" w:space="0" w:color="auto"/>
          </w:divBdr>
          <w:divsChild>
            <w:div w:id="7005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8037">
      <w:bodyDiv w:val="1"/>
      <w:marLeft w:val="0"/>
      <w:marRight w:val="0"/>
      <w:marTop w:val="0"/>
      <w:marBottom w:val="0"/>
      <w:divBdr>
        <w:top w:val="none" w:sz="0" w:space="0" w:color="auto"/>
        <w:left w:val="none" w:sz="0" w:space="0" w:color="auto"/>
        <w:bottom w:val="none" w:sz="0" w:space="0" w:color="auto"/>
        <w:right w:val="none" w:sz="0" w:space="0" w:color="auto"/>
      </w:divBdr>
      <w:divsChild>
        <w:div w:id="1469740278">
          <w:marLeft w:val="0"/>
          <w:marRight w:val="0"/>
          <w:marTop w:val="0"/>
          <w:marBottom w:val="0"/>
          <w:divBdr>
            <w:top w:val="none" w:sz="0" w:space="0" w:color="auto"/>
            <w:left w:val="none" w:sz="0" w:space="0" w:color="auto"/>
            <w:bottom w:val="none" w:sz="0" w:space="0" w:color="auto"/>
            <w:right w:val="none" w:sz="0" w:space="0" w:color="auto"/>
          </w:divBdr>
          <w:divsChild>
            <w:div w:id="20469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9031">
      <w:bodyDiv w:val="1"/>
      <w:marLeft w:val="0"/>
      <w:marRight w:val="0"/>
      <w:marTop w:val="0"/>
      <w:marBottom w:val="0"/>
      <w:divBdr>
        <w:top w:val="none" w:sz="0" w:space="0" w:color="auto"/>
        <w:left w:val="none" w:sz="0" w:space="0" w:color="auto"/>
        <w:bottom w:val="none" w:sz="0" w:space="0" w:color="auto"/>
        <w:right w:val="none" w:sz="0" w:space="0" w:color="auto"/>
      </w:divBdr>
      <w:divsChild>
        <w:div w:id="896285361">
          <w:marLeft w:val="0"/>
          <w:marRight w:val="0"/>
          <w:marTop w:val="0"/>
          <w:marBottom w:val="0"/>
          <w:divBdr>
            <w:top w:val="none" w:sz="0" w:space="0" w:color="auto"/>
            <w:left w:val="none" w:sz="0" w:space="0" w:color="auto"/>
            <w:bottom w:val="none" w:sz="0" w:space="0" w:color="auto"/>
            <w:right w:val="none" w:sz="0" w:space="0" w:color="auto"/>
          </w:divBdr>
          <w:divsChild>
            <w:div w:id="26739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4109">
      <w:bodyDiv w:val="1"/>
      <w:marLeft w:val="0"/>
      <w:marRight w:val="0"/>
      <w:marTop w:val="0"/>
      <w:marBottom w:val="0"/>
      <w:divBdr>
        <w:top w:val="none" w:sz="0" w:space="0" w:color="auto"/>
        <w:left w:val="none" w:sz="0" w:space="0" w:color="auto"/>
        <w:bottom w:val="none" w:sz="0" w:space="0" w:color="auto"/>
        <w:right w:val="none" w:sz="0" w:space="0" w:color="auto"/>
      </w:divBdr>
      <w:divsChild>
        <w:div w:id="1744834959">
          <w:marLeft w:val="0"/>
          <w:marRight w:val="0"/>
          <w:marTop w:val="0"/>
          <w:marBottom w:val="0"/>
          <w:divBdr>
            <w:top w:val="none" w:sz="0" w:space="0" w:color="auto"/>
            <w:left w:val="none" w:sz="0" w:space="0" w:color="auto"/>
            <w:bottom w:val="none" w:sz="0" w:space="0" w:color="auto"/>
            <w:right w:val="none" w:sz="0" w:space="0" w:color="auto"/>
          </w:divBdr>
          <w:divsChild>
            <w:div w:id="41497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313">
      <w:bodyDiv w:val="1"/>
      <w:marLeft w:val="0"/>
      <w:marRight w:val="0"/>
      <w:marTop w:val="0"/>
      <w:marBottom w:val="0"/>
      <w:divBdr>
        <w:top w:val="none" w:sz="0" w:space="0" w:color="auto"/>
        <w:left w:val="none" w:sz="0" w:space="0" w:color="auto"/>
        <w:bottom w:val="none" w:sz="0" w:space="0" w:color="auto"/>
        <w:right w:val="none" w:sz="0" w:space="0" w:color="auto"/>
      </w:divBdr>
      <w:divsChild>
        <w:div w:id="1029529755">
          <w:marLeft w:val="0"/>
          <w:marRight w:val="0"/>
          <w:marTop w:val="0"/>
          <w:marBottom w:val="0"/>
          <w:divBdr>
            <w:top w:val="none" w:sz="0" w:space="0" w:color="auto"/>
            <w:left w:val="none" w:sz="0" w:space="0" w:color="auto"/>
            <w:bottom w:val="none" w:sz="0" w:space="0" w:color="auto"/>
            <w:right w:val="none" w:sz="0" w:space="0" w:color="auto"/>
          </w:divBdr>
          <w:divsChild>
            <w:div w:id="6980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995">
      <w:bodyDiv w:val="1"/>
      <w:marLeft w:val="0"/>
      <w:marRight w:val="0"/>
      <w:marTop w:val="0"/>
      <w:marBottom w:val="0"/>
      <w:divBdr>
        <w:top w:val="none" w:sz="0" w:space="0" w:color="auto"/>
        <w:left w:val="none" w:sz="0" w:space="0" w:color="auto"/>
        <w:bottom w:val="none" w:sz="0" w:space="0" w:color="auto"/>
        <w:right w:val="none" w:sz="0" w:space="0" w:color="auto"/>
      </w:divBdr>
      <w:divsChild>
        <w:div w:id="1053575851">
          <w:marLeft w:val="0"/>
          <w:marRight w:val="0"/>
          <w:marTop w:val="0"/>
          <w:marBottom w:val="0"/>
          <w:divBdr>
            <w:top w:val="none" w:sz="0" w:space="0" w:color="auto"/>
            <w:left w:val="none" w:sz="0" w:space="0" w:color="auto"/>
            <w:bottom w:val="none" w:sz="0" w:space="0" w:color="auto"/>
            <w:right w:val="none" w:sz="0" w:space="0" w:color="auto"/>
          </w:divBdr>
          <w:divsChild>
            <w:div w:id="6156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131">
      <w:bodyDiv w:val="1"/>
      <w:marLeft w:val="0"/>
      <w:marRight w:val="0"/>
      <w:marTop w:val="0"/>
      <w:marBottom w:val="0"/>
      <w:divBdr>
        <w:top w:val="none" w:sz="0" w:space="0" w:color="auto"/>
        <w:left w:val="none" w:sz="0" w:space="0" w:color="auto"/>
        <w:bottom w:val="none" w:sz="0" w:space="0" w:color="auto"/>
        <w:right w:val="none" w:sz="0" w:space="0" w:color="auto"/>
      </w:divBdr>
      <w:divsChild>
        <w:div w:id="591737971">
          <w:marLeft w:val="0"/>
          <w:marRight w:val="0"/>
          <w:marTop w:val="0"/>
          <w:marBottom w:val="0"/>
          <w:divBdr>
            <w:top w:val="none" w:sz="0" w:space="0" w:color="auto"/>
            <w:left w:val="none" w:sz="0" w:space="0" w:color="auto"/>
            <w:bottom w:val="none" w:sz="0" w:space="0" w:color="auto"/>
            <w:right w:val="none" w:sz="0" w:space="0" w:color="auto"/>
          </w:divBdr>
          <w:divsChild>
            <w:div w:id="212468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9955">
      <w:bodyDiv w:val="1"/>
      <w:marLeft w:val="0"/>
      <w:marRight w:val="0"/>
      <w:marTop w:val="0"/>
      <w:marBottom w:val="0"/>
      <w:divBdr>
        <w:top w:val="none" w:sz="0" w:space="0" w:color="auto"/>
        <w:left w:val="none" w:sz="0" w:space="0" w:color="auto"/>
        <w:bottom w:val="none" w:sz="0" w:space="0" w:color="auto"/>
        <w:right w:val="none" w:sz="0" w:space="0" w:color="auto"/>
      </w:divBdr>
      <w:divsChild>
        <w:div w:id="955991366">
          <w:marLeft w:val="0"/>
          <w:marRight w:val="0"/>
          <w:marTop w:val="0"/>
          <w:marBottom w:val="0"/>
          <w:divBdr>
            <w:top w:val="none" w:sz="0" w:space="0" w:color="auto"/>
            <w:left w:val="none" w:sz="0" w:space="0" w:color="auto"/>
            <w:bottom w:val="none" w:sz="0" w:space="0" w:color="auto"/>
            <w:right w:val="none" w:sz="0" w:space="0" w:color="auto"/>
          </w:divBdr>
          <w:divsChild>
            <w:div w:id="1984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6429">
      <w:bodyDiv w:val="1"/>
      <w:marLeft w:val="0"/>
      <w:marRight w:val="0"/>
      <w:marTop w:val="0"/>
      <w:marBottom w:val="0"/>
      <w:divBdr>
        <w:top w:val="none" w:sz="0" w:space="0" w:color="auto"/>
        <w:left w:val="none" w:sz="0" w:space="0" w:color="auto"/>
        <w:bottom w:val="none" w:sz="0" w:space="0" w:color="auto"/>
        <w:right w:val="none" w:sz="0" w:space="0" w:color="auto"/>
      </w:divBdr>
      <w:divsChild>
        <w:div w:id="1074619297">
          <w:marLeft w:val="0"/>
          <w:marRight w:val="0"/>
          <w:marTop w:val="0"/>
          <w:marBottom w:val="0"/>
          <w:divBdr>
            <w:top w:val="none" w:sz="0" w:space="0" w:color="auto"/>
            <w:left w:val="none" w:sz="0" w:space="0" w:color="auto"/>
            <w:bottom w:val="none" w:sz="0" w:space="0" w:color="auto"/>
            <w:right w:val="none" w:sz="0" w:space="0" w:color="auto"/>
          </w:divBdr>
          <w:divsChild>
            <w:div w:id="73146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2291">
      <w:bodyDiv w:val="1"/>
      <w:marLeft w:val="0"/>
      <w:marRight w:val="0"/>
      <w:marTop w:val="0"/>
      <w:marBottom w:val="0"/>
      <w:divBdr>
        <w:top w:val="none" w:sz="0" w:space="0" w:color="auto"/>
        <w:left w:val="none" w:sz="0" w:space="0" w:color="auto"/>
        <w:bottom w:val="none" w:sz="0" w:space="0" w:color="auto"/>
        <w:right w:val="none" w:sz="0" w:space="0" w:color="auto"/>
      </w:divBdr>
      <w:divsChild>
        <w:div w:id="1960335798">
          <w:marLeft w:val="0"/>
          <w:marRight w:val="0"/>
          <w:marTop w:val="0"/>
          <w:marBottom w:val="0"/>
          <w:divBdr>
            <w:top w:val="none" w:sz="0" w:space="0" w:color="auto"/>
            <w:left w:val="none" w:sz="0" w:space="0" w:color="auto"/>
            <w:bottom w:val="none" w:sz="0" w:space="0" w:color="auto"/>
            <w:right w:val="none" w:sz="0" w:space="0" w:color="auto"/>
          </w:divBdr>
          <w:divsChild>
            <w:div w:id="85977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4881">
      <w:bodyDiv w:val="1"/>
      <w:marLeft w:val="0"/>
      <w:marRight w:val="0"/>
      <w:marTop w:val="0"/>
      <w:marBottom w:val="0"/>
      <w:divBdr>
        <w:top w:val="none" w:sz="0" w:space="0" w:color="auto"/>
        <w:left w:val="none" w:sz="0" w:space="0" w:color="auto"/>
        <w:bottom w:val="none" w:sz="0" w:space="0" w:color="auto"/>
        <w:right w:val="none" w:sz="0" w:space="0" w:color="auto"/>
      </w:divBdr>
      <w:divsChild>
        <w:div w:id="973608502">
          <w:marLeft w:val="0"/>
          <w:marRight w:val="0"/>
          <w:marTop w:val="0"/>
          <w:marBottom w:val="0"/>
          <w:divBdr>
            <w:top w:val="none" w:sz="0" w:space="0" w:color="auto"/>
            <w:left w:val="none" w:sz="0" w:space="0" w:color="auto"/>
            <w:bottom w:val="none" w:sz="0" w:space="0" w:color="auto"/>
            <w:right w:val="none" w:sz="0" w:space="0" w:color="auto"/>
          </w:divBdr>
          <w:divsChild>
            <w:div w:id="52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4317">
      <w:bodyDiv w:val="1"/>
      <w:marLeft w:val="0"/>
      <w:marRight w:val="0"/>
      <w:marTop w:val="0"/>
      <w:marBottom w:val="0"/>
      <w:divBdr>
        <w:top w:val="none" w:sz="0" w:space="0" w:color="auto"/>
        <w:left w:val="none" w:sz="0" w:space="0" w:color="auto"/>
        <w:bottom w:val="none" w:sz="0" w:space="0" w:color="auto"/>
        <w:right w:val="none" w:sz="0" w:space="0" w:color="auto"/>
      </w:divBdr>
      <w:divsChild>
        <w:div w:id="918714211">
          <w:marLeft w:val="0"/>
          <w:marRight w:val="0"/>
          <w:marTop w:val="0"/>
          <w:marBottom w:val="0"/>
          <w:divBdr>
            <w:top w:val="none" w:sz="0" w:space="0" w:color="auto"/>
            <w:left w:val="none" w:sz="0" w:space="0" w:color="auto"/>
            <w:bottom w:val="none" w:sz="0" w:space="0" w:color="auto"/>
            <w:right w:val="none" w:sz="0" w:space="0" w:color="auto"/>
          </w:divBdr>
          <w:divsChild>
            <w:div w:id="214126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3053">
      <w:bodyDiv w:val="1"/>
      <w:marLeft w:val="0"/>
      <w:marRight w:val="0"/>
      <w:marTop w:val="0"/>
      <w:marBottom w:val="0"/>
      <w:divBdr>
        <w:top w:val="none" w:sz="0" w:space="0" w:color="auto"/>
        <w:left w:val="none" w:sz="0" w:space="0" w:color="auto"/>
        <w:bottom w:val="none" w:sz="0" w:space="0" w:color="auto"/>
        <w:right w:val="none" w:sz="0" w:space="0" w:color="auto"/>
      </w:divBdr>
      <w:divsChild>
        <w:div w:id="471410605">
          <w:marLeft w:val="0"/>
          <w:marRight w:val="0"/>
          <w:marTop w:val="0"/>
          <w:marBottom w:val="0"/>
          <w:divBdr>
            <w:top w:val="none" w:sz="0" w:space="0" w:color="auto"/>
            <w:left w:val="none" w:sz="0" w:space="0" w:color="auto"/>
            <w:bottom w:val="none" w:sz="0" w:space="0" w:color="auto"/>
            <w:right w:val="none" w:sz="0" w:space="0" w:color="auto"/>
          </w:divBdr>
          <w:divsChild>
            <w:div w:id="42692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49">
      <w:bodyDiv w:val="1"/>
      <w:marLeft w:val="0"/>
      <w:marRight w:val="0"/>
      <w:marTop w:val="0"/>
      <w:marBottom w:val="0"/>
      <w:divBdr>
        <w:top w:val="none" w:sz="0" w:space="0" w:color="auto"/>
        <w:left w:val="none" w:sz="0" w:space="0" w:color="auto"/>
        <w:bottom w:val="none" w:sz="0" w:space="0" w:color="auto"/>
        <w:right w:val="none" w:sz="0" w:space="0" w:color="auto"/>
      </w:divBdr>
      <w:divsChild>
        <w:div w:id="242224340">
          <w:marLeft w:val="0"/>
          <w:marRight w:val="0"/>
          <w:marTop w:val="0"/>
          <w:marBottom w:val="0"/>
          <w:divBdr>
            <w:top w:val="none" w:sz="0" w:space="0" w:color="auto"/>
            <w:left w:val="none" w:sz="0" w:space="0" w:color="auto"/>
            <w:bottom w:val="none" w:sz="0" w:space="0" w:color="auto"/>
            <w:right w:val="none" w:sz="0" w:space="0" w:color="auto"/>
          </w:divBdr>
          <w:divsChild>
            <w:div w:id="3433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0235">
      <w:bodyDiv w:val="1"/>
      <w:marLeft w:val="0"/>
      <w:marRight w:val="0"/>
      <w:marTop w:val="0"/>
      <w:marBottom w:val="0"/>
      <w:divBdr>
        <w:top w:val="none" w:sz="0" w:space="0" w:color="auto"/>
        <w:left w:val="none" w:sz="0" w:space="0" w:color="auto"/>
        <w:bottom w:val="none" w:sz="0" w:space="0" w:color="auto"/>
        <w:right w:val="none" w:sz="0" w:space="0" w:color="auto"/>
      </w:divBdr>
      <w:divsChild>
        <w:div w:id="355928853">
          <w:marLeft w:val="0"/>
          <w:marRight w:val="0"/>
          <w:marTop w:val="0"/>
          <w:marBottom w:val="0"/>
          <w:divBdr>
            <w:top w:val="none" w:sz="0" w:space="0" w:color="auto"/>
            <w:left w:val="none" w:sz="0" w:space="0" w:color="auto"/>
            <w:bottom w:val="none" w:sz="0" w:space="0" w:color="auto"/>
            <w:right w:val="none" w:sz="0" w:space="0" w:color="auto"/>
          </w:divBdr>
          <w:divsChild>
            <w:div w:id="5815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9478">
      <w:bodyDiv w:val="1"/>
      <w:marLeft w:val="0"/>
      <w:marRight w:val="0"/>
      <w:marTop w:val="0"/>
      <w:marBottom w:val="0"/>
      <w:divBdr>
        <w:top w:val="none" w:sz="0" w:space="0" w:color="auto"/>
        <w:left w:val="none" w:sz="0" w:space="0" w:color="auto"/>
        <w:bottom w:val="none" w:sz="0" w:space="0" w:color="auto"/>
        <w:right w:val="none" w:sz="0" w:space="0" w:color="auto"/>
      </w:divBdr>
      <w:divsChild>
        <w:div w:id="140932289">
          <w:marLeft w:val="0"/>
          <w:marRight w:val="0"/>
          <w:marTop w:val="0"/>
          <w:marBottom w:val="0"/>
          <w:divBdr>
            <w:top w:val="none" w:sz="0" w:space="0" w:color="auto"/>
            <w:left w:val="none" w:sz="0" w:space="0" w:color="auto"/>
            <w:bottom w:val="none" w:sz="0" w:space="0" w:color="auto"/>
            <w:right w:val="none" w:sz="0" w:space="0" w:color="auto"/>
          </w:divBdr>
          <w:divsChild>
            <w:div w:id="161062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753">
      <w:bodyDiv w:val="1"/>
      <w:marLeft w:val="0"/>
      <w:marRight w:val="0"/>
      <w:marTop w:val="0"/>
      <w:marBottom w:val="0"/>
      <w:divBdr>
        <w:top w:val="none" w:sz="0" w:space="0" w:color="auto"/>
        <w:left w:val="none" w:sz="0" w:space="0" w:color="auto"/>
        <w:bottom w:val="none" w:sz="0" w:space="0" w:color="auto"/>
        <w:right w:val="none" w:sz="0" w:space="0" w:color="auto"/>
      </w:divBdr>
      <w:divsChild>
        <w:div w:id="1793211321">
          <w:marLeft w:val="0"/>
          <w:marRight w:val="0"/>
          <w:marTop w:val="0"/>
          <w:marBottom w:val="0"/>
          <w:divBdr>
            <w:top w:val="none" w:sz="0" w:space="0" w:color="auto"/>
            <w:left w:val="none" w:sz="0" w:space="0" w:color="auto"/>
            <w:bottom w:val="none" w:sz="0" w:space="0" w:color="auto"/>
            <w:right w:val="none" w:sz="0" w:space="0" w:color="auto"/>
          </w:divBdr>
          <w:divsChild>
            <w:div w:id="1994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2648">
      <w:bodyDiv w:val="1"/>
      <w:marLeft w:val="0"/>
      <w:marRight w:val="0"/>
      <w:marTop w:val="0"/>
      <w:marBottom w:val="0"/>
      <w:divBdr>
        <w:top w:val="none" w:sz="0" w:space="0" w:color="auto"/>
        <w:left w:val="none" w:sz="0" w:space="0" w:color="auto"/>
        <w:bottom w:val="none" w:sz="0" w:space="0" w:color="auto"/>
        <w:right w:val="none" w:sz="0" w:space="0" w:color="auto"/>
      </w:divBdr>
      <w:divsChild>
        <w:div w:id="348216384">
          <w:marLeft w:val="0"/>
          <w:marRight w:val="0"/>
          <w:marTop w:val="0"/>
          <w:marBottom w:val="0"/>
          <w:divBdr>
            <w:top w:val="none" w:sz="0" w:space="0" w:color="auto"/>
            <w:left w:val="none" w:sz="0" w:space="0" w:color="auto"/>
            <w:bottom w:val="none" w:sz="0" w:space="0" w:color="auto"/>
            <w:right w:val="none" w:sz="0" w:space="0" w:color="auto"/>
          </w:divBdr>
          <w:divsChild>
            <w:div w:id="689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1619">
      <w:bodyDiv w:val="1"/>
      <w:marLeft w:val="0"/>
      <w:marRight w:val="0"/>
      <w:marTop w:val="0"/>
      <w:marBottom w:val="0"/>
      <w:divBdr>
        <w:top w:val="none" w:sz="0" w:space="0" w:color="auto"/>
        <w:left w:val="none" w:sz="0" w:space="0" w:color="auto"/>
        <w:bottom w:val="none" w:sz="0" w:space="0" w:color="auto"/>
        <w:right w:val="none" w:sz="0" w:space="0" w:color="auto"/>
      </w:divBdr>
      <w:divsChild>
        <w:div w:id="951284932">
          <w:marLeft w:val="0"/>
          <w:marRight w:val="0"/>
          <w:marTop w:val="0"/>
          <w:marBottom w:val="0"/>
          <w:divBdr>
            <w:top w:val="none" w:sz="0" w:space="0" w:color="auto"/>
            <w:left w:val="none" w:sz="0" w:space="0" w:color="auto"/>
            <w:bottom w:val="none" w:sz="0" w:space="0" w:color="auto"/>
            <w:right w:val="none" w:sz="0" w:space="0" w:color="auto"/>
          </w:divBdr>
          <w:divsChild>
            <w:div w:id="8442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6919">
      <w:bodyDiv w:val="1"/>
      <w:marLeft w:val="0"/>
      <w:marRight w:val="0"/>
      <w:marTop w:val="0"/>
      <w:marBottom w:val="0"/>
      <w:divBdr>
        <w:top w:val="none" w:sz="0" w:space="0" w:color="auto"/>
        <w:left w:val="none" w:sz="0" w:space="0" w:color="auto"/>
        <w:bottom w:val="none" w:sz="0" w:space="0" w:color="auto"/>
        <w:right w:val="none" w:sz="0" w:space="0" w:color="auto"/>
      </w:divBdr>
      <w:divsChild>
        <w:div w:id="1177420668">
          <w:marLeft w:val="0"/>
          <w:marRight w:val="0"/>
          <w:marTop w:val="0"/>
          <w:marBottom w:val="0"/>
          <w:divBdr>
            <w:top w:val="none" w:sz="0" w:space="0" w:color="auto"/>
            <w:left w:val="none" w:sz="0" w:space="0" w:color="auto"/>
            <w:bottom w:val="none" w:sz="0" w:space="0" w:color="auto"/>
            <w:right w:val="none" w:sz="0" w:space="0" w:color="auto"/>
          </w:divBdr>
          <w:divsChild>
            <w:div w:id="7690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0231">
      <w:bodyDiv w:val="1"/>
      <w:marLeft w:val="0"/>
      <w:marRight w:val="0"/>
      <w:marTop w:val="0"/>
      <w:marBottom w:val="0"/>
      <w:divBdr>
        <w:top w:val="none" w:sz="0" w:space="0" w:color="auto"/>
        <w:left w:val="none" w:sz="0" w:space="0" w:color="auto"/>
        <w:bottom w:val="none" w:sz="0" w:space="0" w:color="auto"/>
        <w:right w:val="none" w:sz="0" w:space="0" w:color="auto"/>
      </w:divBdr>
      <w:divsChild>
        <w:div w:id="699430568">
          <w:marLeft w:val="0"/>
          <w:marRight w:val="0"/>
          <w:marTop w:val="0"/>
          <w:marBottom w:val="0"/>
          <w:divBdr>
            <w:top w:val="none" w:sz="0" w:space="0" w:color="auto"/>
            <w:left w:val="none" w:sz="0" w:space="0" w:color="auto"/>
            <w:bottom w:val="none" w:sz="0" w:space="0" w:color="auto"/>
            <w:right w:val="none" w:sz="0" w:space="0" w:color="auto"/>
          </w:divBdr>
          <w:divsChild>
            <w:div w:id="13476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7542">
      <w:bodyDiv w:val="1"/>
      <w:marLeft w:val="0"/>
      <w:marRight w:val="0"/>
      <w:marTop w:val="0"/>
      <w:marBottom w:val="0"/>
      <w:divBdr>
        <w:top w:val="none" w:sz="0" w:space="0" w:color="auto"/>
        <w:left w:val="none" w:sz="0" w:space="0" w:color="auto"/>
        <w:bottom w:val="none" w:sz="0" w:space="0" w:color="auto"/>
        <w:right w:val="none" w:sz="0" w:space="0" w:color="auto"/>
      </w:divBdr>
      <w:divsChild>
        <w:div w:id="1041982646">
          <w:marLeft w:val="0"/>
          <w:marRight w:val="0"/>
          <w:marTop w:val="0"/>
          <w:marBottom w:val="0"/>
          <w:divBdr>
            <w:top w:val="none" w:sz="0" w:space="0" w:color="auto"/>
            <w:left w:val="none" w:sz="0" w:space="0" w:color="auto"/>
            <w:bottom w:val="none" w:sz="0" w:space="0" w:color="auto"/>
            <w:right w:val="none" w:sz="0" w:space="0" w:color="auto"/>
          </w:divBdr>
          <w:divsChild>
            <w:div w:id="20832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3243">
      <w:bodyDiv w:val="1"/>
      <w:marLeft w:val="0"/>
      <w:marRight w:val="0"/>
      <w:marTop w:val="0"/>
      <w:marBottom w:val="0"/>
      <w:divBdr>
        <w:top w:val="none" w:sz="0" w:space="0" w:color="auto"/>
        <w:left w:val="none" w:sz="0" w:space="0" w:color="auto"/>
        <w:bottom w:val="none" w:sz="0" w:space="0" w:color="auto"/>
        <w:right w:val="none" w:sz="0" w:space="0" w:color="auto"/>
      </w:divBdr>
      <w:divsChild>
        <w:div w:id="1193226011">
          <w:marLeft w:val="0"/>
          <w:marRight w:val="0"/>
          <w:marTop w:val="0"/>
          <w:marBottom w:val="0"/>
          <w:divBdr>
            <w:top w:val="none" w:sz="0" w:space="0" w:color="auto"/>
            <w:left w:val="none" w:sz="0" w:space="0" w:color="auto"/>
            <w:bottom w:val="none" w:sz="0" w:space="0" w:color="auto"/>
            <w:right w:val="none" w:sz="0" w:space="0" w:color="auto"/>
          </w:divBdr>
          <w:divsChild>
            <w:div w:id="11157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33">
      <w:bodyDiv w:val="1"/>
      <w:marLeft w:val="0"/>
      <w:marRight w:val="0"/>
      <w:marTop w:val="0"/>
      <w:marBottom w:val="0"/>
      <w:divBdr>
        <w:top w:val="none" w:sz="0" w:space="0" w:color="auto"/>
        <w:left w:val="none" w:sz="0" w:space="0" w:color="auto"/>
        <w:bottom w:val="none" w:sz="0" w:space="0" w:color="auto"/>
        <w:right w:val="none" w:sz="0" w:space="0" w:color="auto"/>
      </w:divBdr>
      <w:divsChild>
        <w:div w:id="1835798914">
          <w:marLeft w:val="0"/>
          <w:marRight w:val="0"/>
          <w:marTop w:val="0"/>
          <w:marBottom w:val="0"/>
          <w:divBdr>
            <w:top w:val="none" w:sz="0" w:space="0" w:color="auto"/>
            <w:left w:val="none" w:sz="0" w:space="0" w:color="auto"/>
            <w:bottom w:val="none" w:sz="0" w:space="0" w:color="auto"/>
            <w:right w:val="none" w:sz="0" w:space="0" w:color="auto"/>
          </w:divBdr>
          <w:divsChild>
            <w:div w:id="18802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7879">
      <w:bodyDiv w:val="1"/>
      <w:marLeft w:val="0"/>
      <w:marRight w:val="0"/>
      <w:marTop w:val="0"/>
      <w:marBottom w:val="0"/>
      <w:divBdr>
        <w:top w:val="none" w:sz="0" w:space="0" w:color="auto"/>
        <w:left w:val="none" w:sz="0" w:space="0" w:color="auto"/>
        <w:bottom w:val="none" w:sz="0" w:space="0" w:color="auto"/>
        <w:right w:val="none" w:sz="0" w:space="0" w:color="auto"/>
      </w:divBdr>
      <w:divsChild>
        <w:div w:id="1905557251">
          <w:marLeft w:val="0"/>
          <w:marRight w:val="0"/>
          <w:marTop w:val="0"/>
          <w:marBottom w:val="0"/>
          <w:divBdr>
            <w:top w:val="none" w:sz="0" w:space="0" w:color="auto"/>
            <w:left w:val="none" w:sz="0" w:space="0" w:color="auto"/>
            <w:bottom w:val="none" w:sz="0" w:space="0" w:color="auto"/>
            <w:right w:val="none" w:sz="0" w:space="0" w:color="auto"/>
          </w:divBdr>
          <w:divsChild>
            <w:div w:id="14686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088">
      <w:bodyDiv w:val="1"/>
      <w:marLeft w:val="0"/>
      <w:marRight w:val="0"/>
      <w:marTop w:val="0"/>
      <w:marBottom w:val="0"/>
      <w:divBdr>
        <w:top w:val="none" w:sz="0" w:space="0" w:color="auto"/>
        <w:left w:val="none" w:sz="0" w:space="0" w:color="auto"/>
        <w:bottom w:val="none" w:sz="0" w:space="0" w:color="auto"/>
        <w:right w:val="none" w:sz="0" w:space="0" w:color="auto"/>
      </w:divBdr>
      <w:divsChild>
        <w:div w:id="1579441760">
          <w:marLeft w:val="0"/>
          <w:marRight w:val="0"/>
          <w:marTop w:val="0"/>
          <w:marBottom w:val="0"/>
          <w:divBdr>
            <w:top w:val="none" w:sz="0" w:space="0" w:color="auto"/>
            <w:left w:val="none" w:sz="0" w:space="0" w:color="auto"/>
            <w:bottom w:val="none" w:sz="0" w:space="0" w:color="auto"/>
            <w:right w:val="none" w:sz="0" w:space="0" w:color="auto"/>
          </w:divBdr>
          <w:divsChild>
            <w:div w:id="177859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02703">
      <w:bodyDiv w:val="1"/>
      <w:marLeft w:val="0"/>
      <w:marRight w:val="0"/>
      <w:marTop w:val="0"/>
      <w:marBottom w:val="0"/>
      <w:divBdr>
        <w:top w:val="none" w:sz="0" w:space="0" w:color="auto"/>
        <w:left w:val="none" w:sz="0" w:space="0" w:color="auto"/>
        <w:bottom w:val="none" w:sz="0" w:space="0" w:color="auto"/>
        <w:right w:val="none" w:sz="0" w:space="0" w:color="auto"/>
      </w:divBdr>
      <w:divsChild>
        <w:div w:id="1795517509">
          <w:marLeft w:val="0"/>
          <w:marRight w:val="0"/>
          <w:marTop w:val="0"/>
          <w:marBottom w:val="0"/>
          <w:divBdr>
            <w:top w:val="none" w:sz="0" w:space="0" w:color="auto"/>
            <w:left w:val="none" w:sz="0" w:space="0" w:color="auto"/>
            <w:bottom w:val="none" w:sz="0" w:space="0" w:color="auto"/>
            <w:right w:val="none" w:sz="0" w:space="0" w:color="auto"/>
          </w:divBdr>
          <w:divsChild>
            <w:div w:id="164423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0685">
      <w:bodyDiv w:val="1"/>
      <w:marLeft w:val="0"/>
      <w:marRight w:val="0"/>
      <w:marTop w:val="0"/>
      <w:marBottom w:val="0"/>
      <w:divBdr>
        <w:top w:val="none" w:sz="0" w:space="0" w:color="auto"/>
        <w:left w:val="none" w:sz="0" w:space="0" w:color="auto"/>
        <w:bottom w:val="none" w:sz="0" w:space="0" w:color="auto"/>
        <w:right w:val="none" w:sz="0" w:space="0" w:color="auto"/>
      </w:divBdr>
      <w:divsChild>
        <w:div w:id="2074739694">
          <w:marLeft w:val="0"/>
          <w:marRight w:val="0"/>
          <w:marTop w:val="0"/>
          <w:marBottom w:val="0"/>
          <w:divBdr>
            <w:top w:val="none" w:sz="0" w:space="0" w:color="auto"/>
            <w:left w:val="none" w:sz="0" w:space="0" w:color="auto"/>
            <w:bottom w:val="none" w:sz="0" w:space="0" w:color="auto"/>
            <w:right w:val="none" w:sz="0" w:space="0" w:color="auto"/>
          </w:divBdr>
          <w:divsChild>
            <w:div w:id="9943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8480">
      <w:bodyDiv w:val="1"/>
      <w:marLeft w:val="0"/>
      <w:marRight w:val="0"/>
      <w:marTop w:val="0"/>
      <w:marBottom w:val="0"/>
      <w:divBdr>
        <w:top w:val="none" w:sz="0" w:space="0" w:color="auto"/>
        <w:left w:val="none" w:sz="0" w:space="0" w:color="auto"/>
        <w:bottom w:val="none" w:sz="0" w:space="0" w:color="auto"/>
        <w:right w:val="none" w:sz="0" w:space="0" w:color="auto"/>
      </w:divBdr>
      <w:divsChild>
        <w:div w:id="241764641">
          <w:marLeft w:val="0"/>
          <w:marRight w:val="0"/>
          <w:marTop w:val="0"/>
          <w:marBottom w:val="0"/>
          <w:divBdr>
            <w:top w:val="none" w:sz="0" w:space="0" w:color="auto"/>
            <w:left w:val="none" w:sz="0" w:space="0" w:color="auto"/>
            <w:bottom w:val="none" w:sz="0" w:space="0" w:color="auto"/>
            <w:right w:val="none" w:sz="0" w:space="0" w:color="auto"/>
          </w:divBdr>
          <w:divsChild>
            <w:div w:id="6074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647">
      <w:bodyDiv w:val="1"/>
      <w:marLeft w:val="0"/>
      <w:marRight w:val="0"/>
      <w:marTop w:val="0"/>
      <w:marBottom w:val="0"/>
      <w:divBdr>
        <w:top w:val="none" w:sz="0" w:space="0" w:color="auto"/>
        <w:left w:val="none" w:sz="0" w:space="0" w:color="auto"/>
        <w:bottom w:val="none" w:sz="0" w:space="0" w:color="auto"/>
        <w:right w:val="none" w:sz="0" w:space="0" w:color="auto"/>
      </w:divBdr>
      <w:divsChild>
        <w:div w:id="1441535689">
          <w:marLeft w:val="0"/>
          <w:marRight w:val="0"/>
          <w:marTop w:val="0"/>
          <w:marBottom w:val="0"/>
          <w:divBdr>
            <w:top w:val="none" w:sz="0" w:space="0" w:color="auto"/>
            <w:left w:val="none" w:sz="0" w:space="0" w:color="auto"/>
            <w:bottom w:val="none" w:sz="0" w:space="0" w:color="auto"/>
            <w:right w:val="none" w:sz="0" w:space="0" w:color="auto"/>
          </w:divBdr>
          <w:divsChild>
            <w:div w:id="11173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0221">
      <w:bodyDiv w:val="1"/>
      <w:marLeft w:val="0"/>
      <w:marRight w:val="0"/>
      <w:marTop w:val="0"/>
      <w:marBottom w:val="0"/>
      <w:divBdr>
        <w:top w:val="none" w:sz="0" w:space="0" w:color="auto"/>
        <w:left w:val="none" w:sz="0" w:space="0" w:color="auto"/>
        <w:bottom w:val="none" w:sz="0" w:space="0" w:color="auto"/>
        <w:right w:val="none" w:sz="0" w:space="0" w:color="auto"/>
      </w:divBdr>
      <w:divsChild>
        <w:div w:id="118301099">
          <w:marLeft w:val="0"/>
          <w:marRight w:val="0"/>
          <w:marTop w:val="0"/>
          <w:marBottom w:val="0"/>
          <w:divBdr>
            <w:top w:val="none" w:sz="0" w:space="0" w:color="auto"/>
            <w:left w:val="none" w:sz="0" w:space="0" w:color="auto"/>
            <w:bottom w:val="none" w:sz="0" w:space="0" w:color="auto"/>
            <w:right w:val="none" w:sz="0" w:space="0" w:color="auto"/>
          </w:divBdr>
          <w:divsChild>
            <w:div w:id="2095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1434">
      <w:bodyDiv w:val="1"/>
      <w:marLeft w:val="0"/>
      <w:marRight w:val="0"/>
      <w:marTop w:val="0"/>
      <w:marBottom w:val="0"/>
      <w:divBdr>
        <w:top w:val="none" w:sz="0" w:space="0" w:color="auto"/>
        <w:left w:val="none" w:sz="0" w:space="0" w:color="auto"/>
        <w:bottom w:val="none" w:sz="0" w:space="0" w:color="auto"/>
        <w:right w:val="none" w:sz="0" w:space="0" w:color="auto"/>
      </w:divBdr>
      <w:divsChild>
        <w:div w:id="1765803276">
          <w:marLeft w:val="0"/>
          <w:marRight w:val="0"/>
          <w:marTop w:val="0"/>
          <w:marBottom w:val="0"/>
          <w:divBdr>
            <w:top w:val="none" w:sz="0" w:space="0" w:color="auto"/>
            <w:left w:val="none" w:sz="0" w:space="0" w:color="auto"/>
            <w:bottom w:val="none" w:sz="0" w:space="0" w:color="auto"/>
            <w:right w:val="none" w:sz="0" w:space="0" w:color="auto"/>
          </w:divBdr>
          <w:divsChild>
            <w:div w:id="15553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4979">
      <w:bodyDiv w:val="1"/>
      <w:marLeft w:val="0"/>
      <w:marRight w:val="0"/>
      <w:marTop w:val="0"/>
      <w:marBottom w:val="0"/>
      <w:divBdr>
        <w:top w:val="none" w:sz="0" w:space="0" w:color="auto"/>
        <w:left w:val="none" w:sz="0" w:space="0" w:color="auto"/>
        <w:bottom w:val="none" w:sz="0" w:space="0" w:color="auto"/>
        <w:right w:val="none" w:sz="0" w:space="0" w:color="auto"/>
      </w:divBdr>
      <w:divsChild>
        <w:div w:id="1524711683">
          <w:marLeft w:val="0"/>
          <w:marRight w:val="0"/>
          <w:marTop w:val="0"/>
          <w:marBottom w:val="0"/>
          <w:divBdr>
            <w:top w:val="none" w:sz="0" w:space="0" w:color="auto"/>
            <w:left w:val="none" w:sz="0" w:space="0" w:color="auto"/>
            <w:bottom w:val="none" w:sz="0" w:space="0" w:color="auto"/>
            <w:right w:val="none" w:sz="0" w:space="0" w:color="auto"/>
          </w:divBdr>
          <w:divsChild>
            <w:div w:id="12256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5421">
      <w:bodyDiv w:val="1"/>
      <w:marLeft w:val="0"/>
      <w:marRight w:val="0"/>
      <w:marTop w:val="0"/>
      <w:marBottom w:val="0"/>
      <w:divBdr>
        <w:top w:val="none" w:sz="0" w:space="0" w:color="auto"/>
        <w:left w:val="none" w:sz="0" w:space="0" w:color="auto"/>
        <w:bottom w:val="none" w:sz="0" w:space="0" w:color="auto"/>
        <w:right w:val="none" w:sz="0" w:space="0" w:color="auto"/>
      </w:divBdr>
      <w:divsChild>
        <w:div w:id="1554342947">
          <w:marLeft w:val="0"/>
          <w:marRight w:val="0"/>
          <w:marTop w:val="0"/>
          <w:marBottom w:val="0"/>
          <w:divBdr>
            <w:top w:val="none" w:sz="0" w:space="0" w:color="auto"/>
            <w:left w:val="none" w:sz="0" w:space="0" w:color="auto"/>
            <w:bottom w:val="none" w:sz="0" w:space="0" w:color="auto"/>
            <w:right w:val="none" w:sz="0" w:space="0" w:color="auto"/>
          </w:divBdr>
          <w:divsChild>
            <w:div w:id="183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8767">
      <w:bodyDiv w:val="1"/>
      <w:marLeft w:val="0"/>
      <w:marRight w:val="0"/>
      <w:marTop w:val="0"/>
      <w:marBottom w:val="0"/>
      <w:divBdr>
        <w:top w:val="none" w:sz="0" w:space="0" w:color="auto"/>
        <w:left w:val="none" w:sz="0" w:space="0" w:color="auto"/>
        <w:bottom w:val="none" w:sz="0" w:space="0" w:color="auto"/>
        <w:right w:val="none" w:sz="0" w:space="0" w:color="auto"/>
      </w:divBdr>
      <w:divsChild>
        <w:div w:id="1723678102">
          <w:marLeft w:val="0"/>
          <w:marRight w:val="0"/>
          <w:marTop w:val="0"/>
          <w:marBottom w:val="0"/>
          <w:divBdr>
            <w:top w:val="none" w:sz="0" w:space="0" w:color="auto"/>
            <w:left w:val="none" w:sz="0" w:space="0" w:color="auto"/>
            <w:bottom w:val="none" w:sz="0" w:space="0" w:color="auto"/>
            <w:right w:val="none" w:sz="0" w:space="0" w:color="auto"/>
          </w:divBdr>
          <w:divsChild>
            <w:div w:id="2018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1965">
      <w:bodyDiv w:val="1"/>
      <w:marLeft w:val="0"/>
      <w:marRight w:val="0"/>
      <w:marTop w:val="0"/>
      <w:marBottom w:val="0"/>
      <w:divBdr>
        <w:top w:val="none" w:sz="0" w:space="0" w:color="auto"/>
        <w:left w:val="none" w:sz="0" w:space="0" w:color="auto"/>
        <w:bottom w:val="none" w:sz="0" w:space="0" w:color="auto"/>
        <w:right w:val="none" w:sz="0" w:space="0" w:color="auto"/>
      </w:divBdr>
      <w:divsChild>
        <w:div w:id="2126726424">
          <w:marLeft w:val="0"/>
          <w:marRight w:val="0"/>
          <w:marTop w:val="0"/>
          <w:marBottom w:val="0"/>
          <w:divBdr>
            <w:top w:val="none" w:sz="0" w:space="0" w:color="auto"/>
            <w:left w:val="none" w:sz="0" w:space="0" w:color="auto"/>
            <w:bottom w:val="none" w:sz="0" w:space="0" w:color="auto"/>
            <w:right w:val="none" w:sz="0" w:space="0" w:color="auto"/>
          </w:divBdr>
          <w:divsChild>
            <w:div w:id="2339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6855">
      <w:bodyDiv w:val="1"/>
      <w:marLeft w:val="0"/>
      <w:marRight w:val="0"/>
      <w:marTop w:val="0"/>
      <w:marBottom w:val="0"/>
      <w:divBdr>
        <w:top w:val="none" w:sz="0" w:space="0" w:color="auto"/>
        <w:left w:val="none" w:sz="0" w:space="0" w:color="auto"/>
        <w:bottom w:val="none" w:sz="0" w:space="0" w:color="auto"/>
        <w:right w:val="none" w:sz="0" w:space="0" w:color="auto"/>
      </w:divBdr>
      <w:divsChild>
        <w:div w:id="1137915035">
          <w:marLeft w:val="0"/>
          <w:marRight w:val="0"/>
          <w:marTop w:val="0"/>
          <w:marBottom w:val="0"/>
          <w:divBdr>
            <w:top w:val="none" w:sz="0" w:space="0" w:color="auto"/>
            <w:left w:val="none" w:sz="0" w:space="0" w:color="auto"/>
            <w:bottom w:val="none" w:sz="0" w:space="0" w:color="auto"/>
            <w:right w:val="none" w:sz="0" w:space="0" w:color="auto"/>
          </w:divBdr>
          <w:divsChild>
            <w:div w:id="1702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69">
      <w:bodyDiv w:val="1"/>
      <w:marLeft w:val="0"/>
      <w:marRight w:val="0"/>
      <w:marTop w:val="0"/>
      <w:marBottom w:val="0"/>
      <w:divBdr>
        <w:top w:val="none" w:sz="0" w:space="0" w:color="auto"/>
        <w:left w:val="none" w:sz="0" w:space="0" w:color="auto"/>
        <w:bottom w:val="none" w:sz="0" w:space="0" w:color="auto"/>
        <w:right w:val="none" w:sz="0" w:space="0" w:color="auto"/>
      </w:divBdr>
      <w:divsChild>
        <w:div w:id="1095201601">
          <w:marLeft w:val="0"/>
          <w:marRight w:val="0"/>
          <w:marTop w:val="0"/>
          <w:marBottom w:val="0"/>
          <w:divBdr>
            <w:top w:val="none" w:sz="0" w:space="0" w:color="auto"/>
            <w:left w:val="none" w:sz="0" w:space="0" w:color="auto"/>
            <w:bottom w:val="none" w:sz="0" w:space="0" w:color="auto"/>
            <w:right w:val="none" w:sz="0" w:space="0" w:color="auto"/>
          </w:divBdr>
          <w:divsChild>
            <w:div w:id="242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393">
      <w:bodyDiv w:val="1"/>
      <w:marLeft w:val="0"/>
      <w:marRight w:val="0"/>
      <w:marTop w:val="0"/>
      <w:marBottom w:val="0"/>
      <w:divBdr>
        <w:top w:val="none" w:sz="0" w:space="0" w:color="auto"/>
        <w:left w:val="none" w:sz="0" w:space="0" w:color="auto"/>
        <w:bottom w:val="none" w:sz="0" w:space="0" w:color="auto"/>
        <w:right w:val="none" w:sz="0" w:space="0" w:color="auto"/>
      </w:divBdr>
      <w:divsChild>
        <w:div w:id="517155217">
          <w:marLeft w:val="0"/>
          <w:marRight w:val="0"/>
          <w:marTop w:val="0"/>
          <w:marBottom w:val="0"/>
          <w:divBdr>
            <w:top w:val="none" w:sz="0" w:space="0" w:color="auto"/>
            <w:left w:val="none" w:sz="0" w:space="0" w:color="auto"/>
            <w:bottom w:val="none" w:sz="0" w:space="0" w:color="auto"/>
            <w:right w:val="none" w:sz="0" w:space="0" w:color="auto"/>
          </w:divBdr>
          <w:divsChild>
            <w:div w:id="14734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5753">
      <w:bodyDiv w:val="1"/>
      <w:marLeft w:val="0"/>
      <w:marRight w:val="0"/>
      <w:marTop w:val="0"/>
      <w:marBottom w:val="0"/>
      <w:divBdr>
        <w:top w:val="none" w:sz="0" w:space="0" w:color="auto"/>
        <w:left w:val="none" w:sz="0" w:space="0" w:color="auto"/>
        <w:bottom w:val="none" w:sz="0" w:space="0" w:color="auto"/>
        <w:right w:val="none" w:sz="0" w:space="0" w:color="auto"/>
      </w:divBdr>
      <w:divsChild>
        <w:div w:id="1415855290">
          <w:marLeft w:val="0"/>
          <w:marRight w:val="0"/>
          <w:marTop w:val="0"/>
          <w:marBottom w:val="0"/>
          <w:divBdr>
            <w:top w:val="none" w:sz="0" w:space="0" w:color="auto"/>
            <w:left w:val="none" w:sz="0" w:space="0" w:color="auto"/>
            <w:bottom w:val="none" w:sz="0" w:space="0" w:color="auto"/>
            <w:right w:val="none" w:sz="0" w:space="0" w:color="auto"/>
          </w:divBdr>
          <w:divsChild>
            <w:div w:id="42311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69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795">
          <w:marLeft w:val="0"/>
          <w:marRight w:val="0"/>
          <w:marTop w:val="0"/>
          <w:marBottom w:val="0"/>
          <w:divBdr>
            <w:top w:val="none" w:sz="0" w:space="0" w:color="auto"/>
            <w:left w:val="none" w:sz="0" w:space="0" w:color="auto"/>
            <w:bottom w:val="none" w:sz="0" w:space="0" w:color="auto"/>
            <w:right w:val="none" w:sz="0" w:space="0" w:color="auto"/>
          </w:divBdr>
          <w:divsChild>
            <w:div w:id="16654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70726">
      <w:bodyDiv w:val="1"/>
      <w:marLeft w:val="0"/>
      <w:marRight w:val="0"/>
      <w:marTop w:val="0"/>
      <w:marBottom w:val="0"/>
      <w:divBdr>
        <w:top w:val="none" w:sz="0" w:space="0" w:color="auto"/>
        <w:left w:val="none" w:sz="0" w:space="0" w:color="auto"/>
        <w:bottom w:val="none" w:sz="0" w:space="0" w:color="auto"/>
        <w:right w:val="none" w:sz="0" w:space="0" w:color="auto"/>
      </w:divBdr>
      <w:divsChild>
        <w:div w:id="1469939065">
          <w:marLeft w:val="0"/>
          <w:marRight w:val="0"/>
          <w:marTop w:val="0"/>
          <w:marBottom w:val="0"/>
          <w:divBdr>
            <w:top w:val="none" w:sz="0" w:space="0" w:color="auto"/>
            <w:left w:val="none" w:sz="0" w:space="0" w:color="auto"/>
            <w:bottom w:val="none" w:sz="0" w:space="0" w:color="auto"/>
            <w:right w:val="none" w:sz="0" w:space="0" w:color="auto"/>
          </w:divBdr>
          <w:divsChild>
            <w:div w:id="194499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6646">
      <w:bodyDiv w:val="1"/>
      <w:marLeft w:val="0"/>
      <w:marRight w:val="0"/>
      <w:marTop w:val="0"/>
      <w:marBottom w:val="0"/>
      <w:divBdr>
        <w:top w:val="none" w:sz="0" w:space="0" w:color="auto"/>
        <w:left w:val="none" w:sz="0" w:space="0" w:color="auto"/>
        <w:bottom w:val="none" w:sz="0" w:space="0" w:color="auto"/>
        <w:right w:val="none" w:sz="0" w:space="0" w:color="auto"/>
      </w:divBdr>
      <w:divsChild>
        <w:div w:id="596252682">
          <w:marLeft w:val="0"/>
          <w:marRight w:val="0"/>
          <w:marTop w:val="0"/>
          <w:marBottom w:val="0"/>
          <w:divBdr>
            <w:top w:val="none" w:sz="0" w:space="0" w:color="auto"/>
            <w:left w:val="none" w:sz="0" w:space="0" w:color="auto"/>
            <w:bottom w:val="none" w:sz="0" w:space="0" w:color="auto"/>
            <w:right w:val="none" w:sz="0" w:space="0" w:color="auto"/>
          </w:divBdr>
          <w:divsChild>
            <w:div w:id="12026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17357">
      <w:bodyDiv w:val="1"/>
      <w:marLeft w:val="0"/>
      <w:marRight w:val="0"/>
      <w:marTop w:val="0"/>
      <w:marBottom w:val="0"/>
      <w:divBdr>
        <w:top w:val="none" w:sz="0" w:space="0" w:color="auto"/>
        <w:left w:val="none" w:sz="0" w:space="0" w:color="auto"/>
        <w:bottom w:val="none" w:sz="0" w:space="0" w:color="auto"/>
        <w:right w:val="none" w:sz="0" w:space="0" w:color="auto"/>
      </w:divBdr>
      <w:divsChild>
        <w:div w:id="605505192">
          <w:marLeft w:val="0"/>
          <w:marRight w:val="0"/>
          <w:marTop w:val="0"/>
          <w:marBottom w:val="0"/>
          <w:divBdr>
            <w:top w:val="none" w:sz="0" w:space="0" w:color="auto"/>
            <w:left w:val="none" w:sz="0" w:space="0" w:color="auto"/>
            <w:bottom w:val="none" w:sz="0" w:space="0" w:color="auto"/>
            <w:right w:val="none" w:sz="0" w:space="0" w:color="auto"/>
          </w:divBdr>
          <w:divsChild>
            <w:div w:id="4835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419">
      <w:bodyDiv w:val="1"/>
      <w:marLeft w:val="0"/>
      <w:marRight w:val="0"/>
      <w:marTop w:val="0"/>
      <w:marBottom w:val="0"/>
      <w:divBdr>
        <w:top w:val="none" w:sz="0" w:space="0" w:color="auto"/>
        <w:left w:val="none" w:sz="0" w:space="0" w:color="auto"/>
        <w:bottom w:val="none" w:sz="0" w:space="0" w:color="auto"/>
        <w:right w:val="none" w:sz="0" w:space="0" w:color="auto"/>
      </w:divBdr>
      <w:divsChild>
        <w:div w:id="1262252161">
          <w:marLeft w:val="0"/>
          <w:marRight w:val="0"/>
          <w:marTop w:val="0"/>
          <w:marBottom w:val="0"/>
          <w:divBdr>
            <w:top w:val="none" w:sz="0" w:space="0" w:color="auto"/>
            <w:left w:val="none" w:sz="0" w:space="0" w:color="auto"/>
            <w:bottom w:val="none" w:sz="0" w:space="0" w:color="auto"/>
            <w:right w:val="none" w:sz="0" w:space="0" w:color="auto"/>
          </w:divBdr>
          <w:divsChild>
            <w:div w:id="13668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7515">
      <w:bodyDiv w:val="1"/>
      <w:marLeft w:val="0"/>
      <w:marRight w:val="0"/>
      <w:marTop w:val="0"/>
      <w:marBottom w:val="0"/>
      <w:divBdr>
        <w:top w:val="none" w:sz="0" w:space="0" w:color="auto"/>
        <w:left w:val="none" w:sz="0" w:space="0" w:color="auto"/>
        <w:bottom w:val="none" w:sz="0" w:space="0" w:color="auto"/>
        <w:right w:val="none" w:sz="0" w:space="0" w:color="auto"/>
      </w:divBdr>
      <w:divsChild>
        <w:div w:id="1771663856">
          <w:marLeft w:val="0"/>
          <w:marRight w:val="0"/>
          <w:marTop w:val="0"/>
          <w:marBottom w:val="0"/>
          <w:divBdr>
            <w:top w:val="none" w:sz="0" w:space="0" w:color="auto"/>
            <w:left w:val="none" w:sz="0" w:space="0" w:color="auto"/>
            <w:bottom w:val="none" w:sz="0" w:space="0" w:color="auto"/>
            <w:right w:val="none" w:sz="0" w:space="0" w:color="auto"/>
          </w:divBdr>
          <w:divsChild>
            <w:div w:id="3204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5623">
      <w:bodyDiv w:val="1"/>
      <w:marLeft w:val="0"/>
      <w:marRight w:val="0"/>
      <w:marTop w:val="0"/>
      <w:marBottom w:val="0"/>
      <w:divBdr>
        <w:top w:val="none" w:sz="0" w:space="0" w:color="auto"/>
        <w:left w:val="none" w:sz="0" w:space="0" w:color="auto"/>
        <w:bottom w:val="none" w:sz="0" w:space="0" w:color="auto"/>
        <w:right w:val="none" w:sz="0" w:space="0" w:color="auto"/>
      </w:divBdr>
      <w:divsChild>
        <w:div w:id="700398754">
          <w:marLeft w:val="0"/>
          <w:marRight w:val="0"/>
          <w:marTop w:val="0"/>
          <w:marBottom w:val="0"/>
          <w:divBdr>
            <w:top w:val="none" w:sz="0" w:space="0" w:color="auto"/>
            <w:left w:val="none" w:sz="0" w:space="0" w:color="auto"/>
            <w:bottom w:val="none" w:sz="0" w:space="0" w:color="auto"/>
            <w:right w:val="none" w:sz="0" w:space="0" w:color="auto"/>
          </w:divBdr>
          <w:divsChild>
            <w:div w:id="152779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7423">
      <w:bodyDiv w:val="1"/>
      <w:marLeft w:val="0"/>
      <w:marRight w:val="0"/>
      <w:marTop w:val="0"/>
      <w:marBottom w:val="0"/>
      <w:divBdr>
        <w:top w:val="none" w:sz="0" w:space="0" w:color="auto"/>
        <w:left w:val="none" w:sz="0" w:space="0" w:color="auto"/>
        <w:bottom w:val="none" w:sz="0" w:space="0" w:color="auto"/>
        <w:right w:val="none" w:sz="0" w:space="0" w:color="auto"/>
      </w:divBdr>
      <w:divsChild>
        <w:div w:id="2128693445">
          <w:marLeft w:val="0"/>
          <w:marRight w:val="0"/>
          <w:marTop w:val="0"/>
          <w:marBottom w:val="0"/>
          <w:divBdr>
            <w:top w:val="none" w:sz="0" w:space="0" w:color="auto"/>
            <w:left w:val="none" w:sz="0" w:space="0" w:color="auto"/>
            <w:bottom w:val="none" w:sz="0" w:space="0" w:color="auto"/>
            <w:right w:val="none" w:sz="0" w:space="0" w:color="auto"/>
          </w:divBdr>
          <w:divsChild>
            <w:div w:id="90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10397">
      <w:bodyDiv w:val="1"/>
      <w:marLeft w:val="0"/>
      <w:marRight w:val="0"/>
      <w:marTop w:val="0"/>
      <w:marBottom w:val="0"/>
      <w:divBdr>
        <w:top w:val="none" w:sz="0" w:space="0" w:color="auto"/>
        <w:left w:val="none" w:sz="0" w:space="0" w:color="auto"/>
        <w:bottom w:val="none" w:sz="0" w:space="0" w:color="auto"/>
        <w:right w:val="none" w:sz="0" w:space="0" w:color="auto"/>
      </w:divBdr>
      <w:divsChild>
        <w:div w:id="120468272">
          <w:marLeft w:val="0"/>
          <w:marRight w:val="0"/>
          <w:marTop w:val="0"/>
          <w:marBottom w:val="0"/>
          <w:divBdr>
            <w:top w:val="none" w:sz="0" w:space="0" w:color="auto"/>
            <w:left w:val="none" w:sz="0" w:space="0" w:color="auto"/>
            <w:bottom w:val="none" w:sz="0" w:space="0" w:color="auto"/>
            <w:right w:val="none" w:sz="0" w:space="0" w:color="auto"/>
          </w:divBdr>
          <w:divsChild>
            <w:div w:id="8750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6300">
      <w:bodyDiv w:val="1"/>
      <w:marLeft w:val="0"/>
      <w:marRight w:val="0"/>
      <w:marTop w:val="0"/>
      <w:marBottom w:val="0"/>
      <w:divBdr>
        <w:top w:val="none" w:sz="0" w:space="0" w:color="auto"/>
        <w:left w:val="none" w:sz="0" w:space="0" w:color="auto"/>
        <w:bottom w:val="none" w:sz="0" w:space="0" w:color="auto"/>
        <w:right w:val="none" w:sz="0" w:space="0" w:color="auto"/>
      </w:divBdr>
      <w:divsChild>
        <w:div w:id="1356417624">
          <w:marLeft w:val="0"/>
          <w:marRight w:val="0"/>
          <w:marTop w:val="0"/>
          <w:marBottom w:val="0"/>
          <w:divBdr>
            <w:top w:val="none" w:sz="0" w:space="0" w:color="auto"/>
            <w:left w:val="none" w:sz="0" w:space="0" w:color="auto"/>
            <w:bottom w:val="none" w:sz="0" w:space="0" w:color="auto"/>
            <w:right w:val="none" w:sz="0" w:space="0" w:color="auto"/>
          </w:divBdr>
          <w:divsChild>
            <w:div w:id="159084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1658">
      <w:bodyDiv w:val="1"/>
      <w:marLeft w:val="0"/>
      <w:marRight w:val="0"/>
      <w:marTop w:val="0"/>
      <w:marBottom w:val="0"/>
      <w:divBdr>
        <w:top w:val="none" w:sz="0" w:space="0" w:color="auto"/>
        <w:left w:val="none" w:sz="0" w:space="0" w:color="auto"/>
        <w:bottom w:val="none" w:sz="0" w:space="0" w:color="auto"/>
        <w:right w:val="none" w:sz="0" w:space="0" w:color="auto"/>
      </w:divBdr>
      <w:divsChild>
        <w:div w:id="1979721118">
          <w:marLeft w:val="0"/>
          <w:marRight w:val="0"/>
          <w:marTop w:val="0"/>
          <w:marBottom w:val="0"/>
          <w:divBdr>
            <w:top w:val="none" w:sz="0" w:space="0" w:color="auto"/>
            <w:left w:val="none" w:sz="0" w:space="0" w:color="auto"/>
            <w:bottom w:val="none" w:sz="0" w:space="0" w:color="auto"/>
            <w:right w:val="none" w:sz="0" w:space="0" w:color="auto"/>
          </w:divBdr>
          <w:divsChild>
            <w:div w:id="12533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92976">
      <w:bodyDiv w:val="1"/>
      <w:marLeft w:val="0"/>
      <w:marRight w:val="0"/>
      <w:marTop w:val="0"/>
      <w:marBottom w:val="0"/>
      <w:divBdr>
        <w:top w:val="none" w:sz="0" w:space="0" w:color="auto"/>
        <w:left w:val="none" w:sz="0" w:space="0" w:color="auto"/>
        <w:bottom w:val="none" w:sz="0" w:space="0" w:color="auto"/>
        <w:right w:val="none" w:sz="0" w:space="0" w:color="auto"/>
      </w:divBdr>
      <w:divsChild>
        <w:div w:id="1317147748">
          <w:marLeft w:val="0"/>
          <w:marRight w:val="0"/>
          <w:marTop w:val="0"/>
          <w:marBottom w:val="0"/>
          <w:divBdr>
            <w:top w:val="none" w:sz="0" w:space="0" w:color="auto"/>
            <w:left w:val="none" w:sz="0" w:space="0" w:color="auto"/>
            <w:bottom w:val="none" w:sz="0" w:space="0" w:color="auto"/>
            <w:right w:val="none" w:sz="0" w:space="0" w:color="auto"/>
          </w:divBdr>
          <w:divsChild>
            <w:div w:id="10016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1895">
      <w:bodyDiv w:val="1"/>
      <w:marLeft w:val="0"/>
      <w:marRight w:val="0"/>
      <w:marTop w:val="0"/>
      <w:marBottom w:val="0"/>
      <w:divBdr>
        <w:top w:val="none" w:sz="0" w:space="0" w:color="auto"/>
        <w:left w:val="none" w:sz="0" w:space="0" w:color="auto"/>
        <w:bottom w:val="none" w:sz="0" w:space="0" w:color="auto"/>
        <w:right w:val="none" w:sz="0" w:space="0" w:color="auto"/>
      </w:divBdr>
      <w:divsChild>
        <w:div w:id="901596140">
          <w:marLeft w:val="0"/>
          <w:marRight w:val="0"/>
          <w:marTop w:val="0"/>
          <w:marBottom w:val="0"/>
          <w:divBdr>
            <w:top w:val="none" w:sz="0" w:space="0" w:color="auto"/>
            <w:left w:val="none" w:sz="0" w:space="0" w:color="auto"/>
            <w:bottom w:val="none" w:sz="0" w:space="0" w:color="auto"/>
            <w:right w:val="none" w:sz="0" w:space="0" w:color="auto"/>
          </w:divBdr>
          <w:divsChild>
            <w:div w:id="2183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15794">
      <w:bodyDiv w:val="1"/>
      <w:marLeft w:val="0"/>
      <w:marRight w:val="0"/>
      <w:marTop w:val="0"/>
      <w:marBottom w:val="0"/>
      <w:divBdr>
        <w:top w:val="none" w:sz="0" w:space="0" w:color="auto"/>
        <w:left w:val="none" w:sz="0" w:space="0" w:color="auto"/>
        <w:bottom w:val="none" w:sz="0" w:space="0" w:color="auto"/>
        <w:right w:val="none" w:sz="0" w:space="0" w:color="auto"/>
      </w:divBdr>
      <w:divsChild>
        <w:div w:id="107356748">
          <w:marLeft w:val="0"/>
          <w:marRight w:val="0"/>
          <w:marTop w:val="0"/>
          <w:marBottom w:val="0"/>
          <w:divBdr>
            <w:top w:val="none" w:sz="0" w:space="0" w:color="auto"/>
            <w:left w:val="none" w:sz="0" w:space="0" w:color="auto"/>
            <w:bottom w:val="none" w:sz="0" w:space="0" w:color="auto"/>
            <w:right w:val="none" w:sz="0" w:space="0" w:color="auto"/>
          </w:divBdr>
          <w:divsChild>
            <w:div w:id="1702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4166">
      <w:bodyDiv w:val="1"/>
      <w:marLeft w:val="0"/>
      <w:marRight w:val="0"/>
      <w:marTop w:val="0"/>
      <w:marBottom w:val="0"/>
      <w:divBdr>
        <w:top w:val="none" w:sz="0" w:space="0" w:color="auto"/>
        <w:left w:val="none" w:sz="0" w:space="0" w:color="auto"/>
        <w:bottom w:val="none" w:sz="0" w:space="0" w:color="auto"/>
        <w:right w:val="none" w:sz="0" w:space="0" w:color="auto"/>
      </w:divBdr>
      <w:divsChild>
        <w:div w:id="2094087881">
          <w:marLeft w:val="0"/>
          <w:marRight w:val="0"/>
          <w:marTop w:val="0"/>
          <w:marBottom w:val="0"/>
          <w:divBdr>
            <w:top w:val="none" w:sz="0" w:space="0" w:color="auto"/>
            <w:left w:val="none" w:sz="0" w:space="0" w:color="auto"/>
            <w:bottom w:val="none" w:sz="0" w:space="0" w:color="auto"/>
            <w:right w:val="none" w:sz="0" w:space="0" w:color="auto"/>
          </w:divBdr>
          <w:divsChild>
            <w:div w:id="48851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004">
      <w:bodyDiv w:val="1"/>
      <w:marLeft w:val="0"/>
      <w:marRight w:val="0"/>
      <w:marTop w:val="0"/>
      <w:marBottom w:val="0"/>
      <w:divBdr>
        <w:top w:val="none" w:sz="0" w:space="0" w:color="auto"/>
        <w:left w:val="none" w:sz="0" w:space="0" w:color="auto"/>
        <w:bottom w:val="none" w:sz="0" w:space="0" w:color="auto"/>
        <w:right w:val="none" w:sz="0" w:space="0" w:color="auto"/>
      </w:divBdr>
      <w:divsChild>
        <w:div w:id="1425876596">
          <w:marLeft w:val="0"/>
          <w:marRight w:val="0"/>
          <w:marTop w:val="0"/>
          <w:marBottom w:val="0"/>
          <w:divBdr>
            <w:top w:val="none" w:sz="0" w:space="0" w:color="auto"/>
            <w:left w:val="none" w:sz="0" w:space="0" w:color="auto"/>
            <w:bottom w:val="none" w:sz="0" w:space="0" w:color="auto"/>
            <w:right w:val="none" w:sz="0" w:space="0" w:color="auto"/>
          </w:divBdr>
          <w:divsChild>
            <w:div w:id="7744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6315">
      <w:bodyDiv w:val="1"/>
      <w:marLeft w:val="0"/>
      <w:marRight w:val="0"/>
      <w:marTop w:val="0"/>
      <w:marBottom w:val="0"/>
      <w:divBdr>
        <w:top w:val="none" w:sz="0" w:space="0" w:color="auto"/>
        <w:left w:val="none" w:sz="0" w:space="0" w:color="auto"/>
        <w:bottom w:val="none" w:sz="0" w:space="0" w:color="auto"/>
        <w:right w:val="none" w:sz="0" w:space="0" w:color="auto"/>
      </w:divBdr>
      <w:divsChild>
        <w:div w:id="1141773458">
          <w:marLeft w:val="0"/>
          <w:marRight w:val="0"/>
          <w:marTop w:val="0"/>
          <w:marBottom w:val="0"/>
          <w:divBdr>
            <w:top w:val="none" w:sz="0" w:space="0" w:color="auto"/>
            <w:left w:val="none" w:sz="0" w:space="0" w:color="auto"/>
            <w:bottom w:val="none" w:sz="0" w:space="0" w:color="auto"/>
            <w:right w:val="none" w:sz="0" w:space="0" w:color="auto"/>
          </w:divBdr>
          <w:divsChild>
            <w:div w:id="17953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2437">
      <w:bodyDiv w:val="1"/>
      <w:marLeft w:val="0"/>
      <w:marRight w:val="0"/>
      <w:marTop w:val="0"/>
      <w:marBottom w:val="0"/>
      <w:divBdr>
        <w:top w:val="none" w:sz="0" w:space="0" w:color="auto"/>
        <w:left w:val="none" w:sz="0" w:space="0" w:color="auto"/>
        <w:bottom w:val="none" w:sz="0" w:space="0" w:color="auto"/>
        <w:right w:val="none" w:sz="0" w:space="0" w:color="auto"/>
      </w:divBdr>
      <w:divsChild>
        <w:div w:id="967933582">
          <w:marLeft w:val="0"/>
          <w:marRight w:val="0"/>
          <w:marTop w:val="0"/>
          <w:marBottom w:val="0"/>
          <w:divBdr>
            <w:top w:val="none" w:sz="0" w:space="0" w:color="auto"/>
            <w:left w:val="none" w:sz="0" w:space="0" w:color="auto"/>
            <w:bottom w:val="none" w:sz="0" w:space="0" w:color="auto"/>
            <w:right w:val="none" w:sz="0" w:space="0" w:color="auto"/>
          </w:divBdr>
          <w:divsChild>
            <w:div w:id="67595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2919">
      <w:bodyDiv w:val="1"/>
      <w:marLeft w:val="0"/>
      <w:marRight w:val="0"/>
      <w:marTop w:val="0"/>
      <w:marBottom w:val="0"/>
      <w:divBdr>
        <w:top w:val="none" w:sz="0" w:space="0" w:color="auto"/>
        <w:left w:val="none" w:sz="0" w:space="0" w:color="auto"/>
        <w:bottom w:val="none" w:sz="0" w:space="0" w:color="auto"/>
        <w:right w:val="none" w:sz="0" w:space="0" w:color="auto"/>
      </w:divBdr>
      <w:divsChild>
        <w:div w:id="871571830">
          <w:marLeft w:val="0"/>
          <w:marRight w:val="0"/>
          <w:marTop w:val="0"/>
          <w:marBottom w:val="0"/>
          <w:divBdr>
            <w:top w:val="none" w:sz="0" w:space="0" w:color="auto"/>
            <w:left w:val="none" w:sz="0" w:space="0" w:color="auto"/>
            <w:bottom w:val="none" w:sz="0" w:space="0" w:color="auto"/>
            <w:right w:val="none" w:sz="0" w:space="0" w:color="auto"/>
          </w:divBdr>
          <w:divsChild>
            <w:div w:id="13073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1773">
      <w:bodyDiv w:val="1"/>
      <w:marLeft w:val="0"/>
      <w:marRight w:val="0"/>
      <w:marTop w:val="0"/>
      <w:marBottom w:val="0"/>
      <w:divBdr>
        <w:top w:val="none" w:sz="0" w:space="0" w:color="auto"/>
        <w:left w:val="none" w:sz="0" w:space="0" w:color="auto"/>
        <w:bottom w:val="none" w:sz="0" w:space="0" w:color="auto"/>
        <w:right w:val="none" w:sz="0" w:space="0" w:color="auto"/>
      </w:divBdr>
      <w:divsChild>
        <w:div w:id="304702242">
          <w:marLeft w:val="0"/>
          <w:marRight w:val="0"/>
          <w:marTop w:val="0"/>
          <w:marBottom w:val="0"/>
          <w:divBdr>
            <w:top w:val="none" w:sz="0" w:space="0" w:color="auto"/>
            <w:left w:val="none" w:sz="0" w:space="0" w:color="auto"/>
            <w:bottom w:val="none" w:sz="0" w:space="0" w:color="auto"/>
            <w:right w:val="none" w:sz="0" w:space="0" w:color="auto"/>
          </w:divBdr>
          <w:divsChild>
            <w:div w:id="3215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771">
      <w:bodyDiv w:val="1"/>
      <w:marLeft w:val="0"/>
      <w:marRight w:val="0"/>
      <w:marTop w:val="0"/>
      <w:marBottom w:val="0"/>
      <w:divBdr>
        <w:top w:val="none" w:sz="0" w:space="0" w:color="auto"/>
        <w:left w:val="none" w:sz="0" w:space="0" w:color="auto"/>
        <w:bottom w:val="none" w:sz="0" w:space="0" w:color="auto"/>
        <w:right w:val="none" w:sz="0" w:space="0" w:color="auto"/>
      </w:divBdr>
      <w:divsChild>
        <w:div w:id="8257678">
          <w:marLeft w:val="0"/>
          <w:marRight w:val="0"/>
          <w:marTop w:val="0"/>
          <w:marBottom w:val="0"/>
          <w:divBdr>
            <w:top w:val="none" w:sz="0" w:space="0" w:color="auto"/>
            <w:left w:val="none" w:sz="0" w:space="0" w:color="auto"/>
            <w:bottom w:val="none" w:sz="0" w:space="0" w:color="auto"/>
            <w:right w:val="none" w:sz="0" w:space="0" w:color="auto"/>
          </w:divBdr>
          <w:divsChild>
            <w:div w:id="210044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809">
      <w:bodyDiv w:val="1"/>
      <w:marLeft w:val="0"/>
      <w:marRight w:val="0"/>
      <w:marTop w:val="0"/>
      <w:marBottom w:val="0"/>
      <w:divBdr>
        <w:top w:val="none" w:sz="0" w:space="0" w:color="auto"/>
        <w:left w:val="none" w:sz="0" w:space="0" w:color="auto"/>
        <w:bottom w:val="none" w:sz="0" w:space="0" w:color="auto"/>
        <w:right w:val="none" w:sz="0" w:space="0" w:color="auto"/>
      </w:divBdr>
      <w:divsChild>
        <w:div w:id="345256111">
          <w:marLeft w:val="0"/>
          <w:marRight w:val="0"/>
          <w:marTop w:val="0"/>
          <w:marBottom w:val="0"/>
          <w:divBdr>
            <w:top w:val="none" w:sz="0" w:space="0" w:color="auto"/>
            <w:left w:val="none" w:sz="0" w:space="0" w:color="auto"/>
            <w:bottom w:val="none" w:sz="0" w:space="0" w:color="auto"/>
            <w:right w:val="none" w:sz="0" w:space="0" w:color="auto"/>
          </w:divBdr>
          <w:divsChild>
            <w:div w:id="6206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1604">
      <w:bodyDiv w:val="1"/>
      <w:marLeft w:val="0"/>
      <w:marRight w:val="0"/>
      <w:marTop w:val="0"/>
      <w:marBottom w:val="0"/>
      <w:divBdr>
        <w:top w:val="none" w:sz="0" w:space="0" w:color="auto"/>
        <w:left w:val="none" w:sz="0" w:space="0" w:color="auto"/>
        <w:bottom w:val="none" w:sz="0" w:space="0" w:color="auto"/>
        <w:right w:val="none" w:sz="0" w:space="0" w:color="auto"/>
      </w:divBdr>
      <w:divsChild>
        <w:div w:id="1643189818">
          <w:marLeft w:val="0"/>
          <w:marRight w:val="0"/>
          <w:marTop w:val="0"/>
          <w:marBottom w:val="0"/>
          <w:divBdr>
            <w:top w:val="none" w:sz="0" w:space="0" w:color="auto"/>
            <w:left w:val="none" w:sz="0" w:space="0" w:color="auto"/>
            <w:bottom w:val="none" w:sz="0" w:space="0" w:color="auto"/>
            <w:right w:val="none" w:sz="0" w:space="0" w:color="auto"/>
          </w:divBdr>
          <w:divsChild>
            <w:div w:id="20827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7344">
      <w:bodyDiv w:val="1"/>
      <w:marLeft w:val="0"/>
      <w:marRight w:val="0"/>
      <w:marTop w:val="0"/>
      <w:marBottom w:val="0"/>
      <w:divBdr>
        <w:top w:val="none" w:sz="0" w:space="0" w:color="auto"/>
        <w:left w:val="none" w:sz="0" w:space="0" w:color="auto"/>
        <w:bottom w:val="none" w:sz="0" w:space="0" w:color="auto"/>
        <w:right w:val="none" w:sz="0" w:space="0" w:color="auto"/>
      </w:divBdr>
      <w:divsChild>
        <w:div w:id="295109340">
          <w:marLeft w:val="0"/>
          <w:marRight w:val="0"/>
          <w:marTop w:val="0"/>
          <w:marBottom w:val="0"/>
          <w:divBdr>
            <w:top w:val="none" w:sz="0" w:space="0" w:color="auto"/>
            <w:left w:val="none" w:sz="0" w:space="0" w:color="auto"/>
            <w:bottom w:val="none" w:sz="0" w:space="0" w:color="auto"/>
            <w:right w:val="none" w:sz="0" w:space="0" w:color="auto"/>
          </w:divBdr>
          <w:divsChild>
            <w:div w:id="15085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85940">
      <w:bodyDiv w:val="1"/>
      <w:marLeft w:val="0"/>
      <w:marRight w:val="0"/>
      <w:marTop w:val="0"/>
      <w:marBottom w:val="0"/>
      <w:divBdr>
        <w:top w:val="none" w:sz="0" w:space="0" w:color="auto"/>
        <w:left w:val="none" w:sz="0" w:space="0" w:color="auto"/>
        <w:bottom w:val="none" w:sz="0" w:space="0" w:color="auto"/>
        <w:right w:val="none" w:sz="0" w:space="0" w:color="auto"/>
      </w:divBdr>
      <w:divsChild>
        <w:div w:id="1721585705">
          <w:marLeft w:val="0"/>
          <w:marRight w:val="0"/>
          <w:marTop w:val="0"/>
          <w:marBottom w:val="0"/>
          <w:divBdr>
            <w:top w:val="none" w:sz="0" w:space="0" w:color="auto"/>
            <w:left w:val="none" w:sz="0" w:space="0" w:color="auto"/>
            <w:bottom w:val="none" w:sz="0" w:space="0" w:color="auto"/>
            <w:right w:val="none" w:sz="0" w:space="0" w:color="auto"/>
          </w:divBdr>
          <w:divsChild>
            <w:div w:id="8682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3086">
      <w:bodyDiv w:val="1"/>
      <w:marLeft w:val="0"/>
      <w:marRight w:val="0"/>
      <w:marTop w:val="0"/>
      <w:marBottom w:val="0"/>
      <w:divBdr>
        <w:top w:val="none" w:sz="0" w:space="0" w:color="auto"/>
        <w:left w:val="none" w:sz="0" w:space="0" w:color="auto"/>
        <w:bottom w:val="none" w:sz="0" w:space="0" w:color="auto"/>
        <w:right w:val="none" w:sz="0" w:space="0" w:color="auto"/>
      </w:divBdr>
      <w:divsChild>
        <w:div w:id="1821919616">
          <w:marLeft w:val="0"/>
          <w:marRight w:val="0"/>
          <w:marTop w:val="0"/>
          <w:marBottom w:val="0"/>
          <w:divBdr>
            <w:top w:val="none" w:sz="0" w:space="0" w:color="auto"/>
            <w:left w:val="none" w:sz="0" w:space="0" w:color="auto"/>
            <w:bottom w:val="none" w:sz="0" w:space="0" w:color="auto"/>
            <w:right w:val="none" w:sz="0" w:space="0" w:color="auto"/>
          </w:divBdr>
          <w:divsChild>
            <w:div w:id="18344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9553">
      <w:bodyDiv w:val="1"/>
      <w:marLeft w:val="0"/>
      <w:marRight w:val="0"/>
      <w:marTop w:val="0"/>
      <w:marBottom w:val="0"/>
      <w:divBdr>
        <w:top w:val="none" w:sz="0" w:space="0" w:color="auto"/>
        <w:left w:val="none" w:sz="0" w:space="0" w:color="auto"/>
        <w:bottom w:val="none" w:sz="0" w:space="0" w:color="auto"/>
        <w:right w:val="none" w:sz="0" w:space="0" w:color="auto"/>
      </w:divBdr>
      <w:divsChild>
        <w:div w:id="874654218">
          <w:marLeft w:val="0"/>
          <w:marRight w:val="0"/>
          <w:marTop w:val="0"/>
          <w:marBottom w:val="0"/>
          <w:divBdr>
            <w:top w:val="none" w:sz="0" w:space="0" w:color="auto"/>
            <w:left w:val="none" w:sz="0" w:space="0" w:color="auto"/>
            <w:bottom w:val="none" w:sz="0" w:space="0" w:color="auto"/>
            <w:right w:val="none" w:sz="0" w:space="0" w:color="auto"/>
          </w:divBdr>
          <w:divsChild>
            <w:div w:id="190409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5780">
      <w:bodyDiv w:val="1"/>
      <w:marLeft w:val="0"/>
      <w:marRight w:val="0"/>
      <w:marTop w:val="0"/>
      <w:marBottom w:val="0"/>
      <w:divBdr>
        <w:top w:val="none" w:sz="0" w:space="0" w:color="auto"/>
        <w:left w:val="none" w:sz="0" w:space="0" w:color="auto"/>
        <w:bottom w:val="none" w:sz="0" w:space="0" w:color="auto"/>
        <w:right w:val="none" w:sz="0" w:space="0" w:color="auto"/>
      </w:divBdr>
      <w:divsChild>
        <w:div w:id="43022129">
          <w:marLeft w:val="0"/>
          <w:marRight w:val="0"/>
          <w:marTop w:val="0"/>
          <w:marBottom w:val="0"/>
          <w:divBdr>
            <w:top w:val="none" w:sz="0" w:space="0" w:color="auto"/>
            <w:left w:val="none" w:sz="0" w:space="0" w:color="auto"/>
            <w:bottom w:val="none" w:sz="0" w:space="0" w:color="auto"/>
            <w:right w:val="none" w:sz="0" w:space="0" w:color="auto"/>
          </w:divBdr>
          <w:divsChild>
            <w:div w:id="170297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7370">
      <w:bodyDiv w:val="1"/>
      <w:marLeft w:val="0"/>
      <w:marRight w:val="0"/>
      <w:marTop w:val="0"/>
      <w:marBottom w:val="0"/>
      <w:divBdr>
        <w:top w:val="none" w:sz="0" w:space="0" w:color="auto"/>
        <w:left w:val="none" w:sz="0" w:space="0" w:color="auto"/>
        <w:bottom w:val="none" w:sz="0" w:space="0" w:color="auto"/>
        <w:right w:val="none" w:sz="0" w:space="0" w:color="auto"/>
      </w:divBdr>
      <w:divsChild>
        <w:div w:id="1274286220">
          <w:marLeft w:val="0"/>
          <w:marRight w:val="0"/>
          <w:marTop w:val="0"/>
          <w:marBottom w:val="0"/>
          <w:divBdr>
            <w:top w:val="none" w:sz="0" w:space="0" w:color="auto"/>
            <w:left w:val="none" w:sz="0" w:space="0" w:color="auto"/>
            <w:bottom w:val="none" w:sz="0" w:space="0" w:color="auto"/>
            <w:right w:val="none" w:sz="0" w:space="0" w:color="auto"/>
          </w:divBdr>
          <w:divsChild>
            <w:div w:id="12229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155">
      <w:bodyDiv w:val="1"/>
      <w:marLeft w:val="0"/>
      <w:marRight w:val="0"/>
      <w:marTop w:val="0"/>
      <w:marBottom w:val="0"/>
      <w:divBdr>
        <w:top w:val="none" w:sz="0" w:space="0" w:color="auto"/>
        <w:left w:val="none" w:sz="0" w:space="0" w:color="auto"/>
        <w:bottom w:val="none" w:sz="0" w:space="0" w:color="auto"/>
        <w:right w:val="none" w:sz="0" w:space="0" w:color="auto"/>
      </w:divBdr>
      <w:divsChild>
        <w:div w:id="1685017514">
          <w:marLeft w:val="0"/>
          <w:marRight w:val="0"/>
          <w:marTop w:val="0"/>
          <w:marBottom w:val="0"/>
          <w:divBdr>
            <w:top w:val="none" w:sz="0" w:space="0" w:color="auto"/>
            <w:left w:val="none" w:sz="0" w:space="0" w:color="auto"/>
            <w:bottom w:val="none" w:sz="0" w:space="0" w:color="auto"/>
            <w:right w:val="none" w:sz="0" w:space="0" w:color="auto"/>
          </w:divBdr>
          <w:divsChild>
            <w:div w:id="19620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280">
      <w:bodyDiv w:val="1"/>
      <w:marLeft w:val="0"/>
      <w:marRight w:val="0"/>
      <w:marTop w:val="0"/>
      <w:marBottom w:val="0"/>
      <w:divBdr>
        <w:top w:val="none" w:sz="0" w:space="0" w:color="auto"/>
        <w:left w:val="none" w:sz="0" w:space="0" w:color="auto"/>
        <w:bottom w:val="none" w:sz="0" w:space="0" w:color="auto"/>
        <w:right w:val="none" w:sz="0" w:space="0" w:color="auto"/>
      </w:divBdr>
      <w:divsChild>
        <w:div w:id="856117639">
          <w:marLeft w:val="0"/>
          <w:marRight w:val="0"/>
          <w:marTop w:val="0"/>
          <w:marBottom w:val="0"/>
          <w:divBdr>
            <w:top w:val="none" w:sz="0" w:space="0" w:color="auto"/>
            <w:left w:val="none" w:sz="0" w:space="0" w:color="auto"/>
            <w:bottom w:val="none" w:sz="0" w:space="0" w:color="auto"/>
            <w:right w:val="none" w:sz="0" w:space="0" w:color="auto"/>
          </w:divBdr>
          <w:divsChild>
            <w:div w:id="10409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7552">
      <w:bodyDiv w:val="1"/>
      <w:marLeft w:val="0"/>
      <w:marRight w:val="0"/>
      <w:marTop w:val="0"/>
      <w:marBottom w:val="0"/>
      <w:divBdr>
        <w:top w:val="none" w:sz="0" w:space="0" w:color="auto"/>
        <w:left w:val="none" w:sz="0" w:space="0" w:color="auto"/>
        <w:bottom w:val="none" w:sz="0" w:space="0" w:color="auto"/>
        <w:right w:val="none" w:sz="0" w:space="0" w:color="auto"/>
      </w:divBdr>
      <w:divsChild>
        <w:div w:id="483855623">
          <w:marLeft w:val="0"/>
          <w:marRight w:val="0"/>
          <w:marTop w:val="0"/>
          <w:marBottom w:val="0"/>
          <w:divBdr>
            <w:top w:val="none" w:sz="0" w:space="0" w:color="auto"/>
            <w:left w:val="none" w:sz="0" w:space="0" w:color="auto"/>
            <w:bottom w:val="none" w:sz="0" w:space="0" w:color="auto"/>
            <w:right w:val="none" w:sz="0" w:space="0" w:color="auto"/>
          </w:divBdr>
          <w:divsChild>
            <w:div w:id="1687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6404">
      <w:bodyDiv w:val="1"/>
      <w:marLeft w:val="0"/>
      <w:marRight w:val="0"/>
      <w:marTop w:val="0"/>
      <w:marBottom w:val="0"/>
      <w:divBdr>
        <w:top w:val="none" w:sz="0" w:space="0" w:color="auto"/>
        <w:left w:val="none" w:sz="0" w:space="0" w:color="auto"/>
        <w:bottom w:val="none" w:sz="0" w:space="0" w:color="auto"/>
        <w:right w:val="none" w:sz="0" w:space="0" w:color="auto"/>
      </w:divBdr>
      <w:divsChild>
        <w:div w:id="166361896">
          <w:marLeft w:val="0"/>
          <w:marRight w:val="0"/>
          <w:marTop w:val="0"/>
          <w:marBottom w:val="0"/>
          <w:divBdr>
            <w:top w:val="none" w:sz="0" w:space="0" w:color="auto"/>
            <w:left w:val="none" w:sz="0" w:space="0" w:color="auto"/>
            <w:bottom w:val="none" w:sz="0" w:space="0" w:color="auto"/>
            <w:right w:val="none" w:sz="0" w:space="0" w:color="auto"/>
          </w:divBdr>
          <w:divsChild>
            <w:div w:id="19531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4863">
      <w:bodyDiv w:val="1"/>
      <w:marLeft w:val="0"/>
      <w:marRight w:val="0"/>
      <w:marTop w:val="0"/>
      <w:marBottom w:val="0"/>
      <w:divBdr>
        <w:top w:val="none" w:sz="0" w:space="0" w:color="auto"/>
        <w:left w:val="none" w:sz="0" w:space="0" w:color="auto"/>
        <w:bottom w:val="none" w:sz="0" w:space="0" w:color="auto"/>
        <w:right w:val="none" w:sz="0" w:space="0" w:color="auto"/>
      </w:divBdr>
      <w:divsChild>
        <w:div w:id="64108293">
          <w:marLeft w:val="0"/>
          <w:marRight w:val="0"/>
          <w:marTop w:val="0"/>
          <w:marBottom w:val="0"/>
          <w:divBdr>
            <w:top w:val="none" w:sz="0" w:space="0" w:color="auto"/>
            <w:left w:val="none" w:sz="0" w:space="0" w:color="auto"/>
            <w:bottom w:val="none" w:sz="0" w:space="0" w:color="auto"/>
            <w:right w:val="none" w:sz="0" w:space="0" w:color="auto"/>
          </w:divBdr>
          <w:divsChild>
            <w:div w:id="20301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1947">
      <w:bodyDiv w:val="1"/>
      <w:marLeft w:val="0"/>
      <w:marRight w:val="0"/>
      <w:marTop w:val="0"/>
      <w:marBottom w:val="0"/>
      <w:divBdr>
        <w:top w:val="none" w:sz="0" w:space="0" w:color="auto"/>
        <w:left w:val="none" w:sz="0" w:space="0" w:color="auto"/>
        <w:bottom w:val="none" w:sz="0" w:space="0" w:color="auto"/>
        <w:right w:val="none" w:sz="0" w:space="0" w:color="auto"/>
      </w:divBdr>
      <w:divsChild>
        <w:div w:id="332689558">
          <w:marLeft w:val="0"/>
          <w:marRight w:val="0"/>
          <w:marTop w:val="0"/>
          <w:marBottom w:val="0"/>
          <w:divBdr>
            <w:top w:val="none" w:sz="0" w:space="0" w:color="auto"/>
            <w:left w:val="none" w:sz="0" w:space="0" w:color="auto"/>
            <w:bottom w:val="none" w:sz="0" w:space="0" w:color="auto"/>
            <w:right w:val="none" w:sz="0" w:space="0" w:color="auto"/>
          </w:divBdr>
          <w:divsChild>
            <w:div w:id="455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2296">
      <w:bodyDiv w:val="1"/>
      <w:marLeft w:val="0"/>
      <w:marRight w:val="0"/>
      <w:marTop w:val="0"/>
      <w:marBottom w:val="0"/>
      <w:divBdr>
        <w:top w:val="none" w:sz="0" w:space="0" w:color="auto"/>
        <w:left w:val="none" w:sz="0" w:space="0" w:color="auto"/>
        <w:bottom w:val="none" w:sz="0" w:space="0" w:color="auto"/>
        <w:right w:val="none" w:sz="0" w:space="0" w:color="auto"/>
      </w:divBdr>
      <w:divsChild>
        <w:div w:id="282618742">
          <w:marLeft w:val="0"/>
          <w:marRight w:val="0"/>
          <w:marTop w:val="0"/>
          <w:marBottom w:val="0"/>
          <w:divBdr>
            <w:top w:val="none" w:sz="0" w:space="0" w:color="auto"/>
            <w:left w:val="none" w:sz="0" w:space="0" w:color="auto"/>
            <w:bottom w:val="none" w:sz="0" w:space="0" w:color="auto"/>
            <w:right w:val="none" w:sz="0" w:space="0" w:color="auto"/>
          </w:divBdr>
          <w:divsChild>
            <w:div w:id="16922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98839">
      <w:bodyDiv w:val="1"/>
      <w:marLeft w:val="0"/>
      <w:marRight w:val="0"/>
      <w:marTop w:val="0"/>
      <w:marBottom w:val="0"/>
      <w:divBdr>
        <w:top w:val="none" w:sz="0" w:space="0" w:color="auto"/>
        <w:left w:val="none" w:sz="0" w:space="0" w:color="auto"/>
        <w:bottom w:val="none" w:sz="0" w:space="0" w:color="auto"/>
        <w:right w:val="none" w:sz="0" w:space="0" w:color="auto"/>
      </w:divBdr>
      <w:divsChild>
        <w:div w:id="1987205001">
          <w:marLeft w:val="0"/>
          <w:marRight w:val="0"/>
          <w:marTop w:val="0"/>
          <w:marBottom w:val="0"/>
          <w:divBdr>
            <w:top w:val="none" w:sz="0" w:space="0" w:color="auto"/>
            <w:left w:val="none" w:sz="0" w:space="0" w:color="auto"/>
            <w:bottom w:val="none" w:sz="0" w:space="0" w:color="auto"/>
            <w:right w:val="none" w:sz="0" w:space="0" w:color="auto"/>
          </w:divBdr>
          <w:divsChild>
            <w:div w:id="19712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2716">
      <w:bodyDiv w:val="1"/>
      <w:marLeft w:val="0"/>
      <w:marRight w:val="0"/>
      <w:marTop w:val="0"/>
      <w:marBottom w:val="0"/>
      <w:divBdr>
        <w:top w:val="none" w:sz="0" w:space="0" w:color="auto"/>
        <w:left w:val="none" w:sz="0" w:space="0" w:color="auto"/>
        <w:bottom w:val="none" w:sz="0" w:space="0" w:color="auto"/>
        <w:right w:val="none" w:sz="0" w:space="0" w:color="auto"/>
      </w:divBdr>
      <w:divsChild>
        <w:div w:id="402875217">
          <w:marLeft w:val="0"/>
          <w:marRight w:val="0"/>
          <w:marTop w:val="0"/>
          <w:marBottom w:val="0"/>
          <w:divBdr>
            <w:top w:val="none" w:sz="0" w:space="0" w:color="auto"/>
            <w:left w:val="none" w:sz="0" w:space="0" w:color="auto"/>
            <w:bottom w:val="none" w:sz="0" w:space="0" w:color="auto"/>
            <w:right w:val="none" w:sz="0" w:space="0" w:color="auto"/>
          </w:divBdr>
          <w:divsChild>
            <w:div w:id="17254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1234">
      <w:bodyDiv w:val="1"/>
      <w:marLeft w:val="0"/>
      <w:marRight w:val="0"/>
      <w:marTop w:val="0"/>
      <w:marBottom w:val="0"/>
      <w:divBdr>
        <w:top w:val="none" w:sz="0" w:space="0" w:color="auto"/>
        <w:left w:val="none" w:sz="0" w:space="0" w:color="auto"/>
        <w:bottom w:val="none" w:sz="0" w:space="0" w:color="auto"/>
        <w:right w:val="none" w:sz="0" w:space="0" w:color="auto"/>
      </w:divBdr>
      <w:divsChild>
        <w:div w:id="354385734">
          <w:marLeft w:val="0"/>
          <w:marRight w:val="0"/>
          <w:marTop w:val="0"/>
          <w:marBottom w:val="0"/>
          <w:divBdr>
            <w:top w:val="none" w:sz="0" w:space="0" w:color="auto"/>
            <w:left w:val="none" w:sz="0" w:space="0" w:color="auto"/>
            <w:bottom w:val="none" w:sz="0" w:space="0" w:color="auto"/>
            <w:right w:val="none" w:sz="0" w:space="0" w:color="auto"/>
          </w:divBdr>
          <w:divsChild>
            <w:div w:id="59382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0494">
      <w:bodyDiv w:val="1"/>
      <w:marLeft w:val="0"/>
      <w:marRight w:val="0"/>
      <w:marTop w:val="0"/>
      <w:marBottom w:val="0"/>
      <w:divBdr>
        <w:top w:val="none" w:sz="0" w:space="0" w:color="auto"/>
        <w:left w:val="none" w:sz="0" w:space="0" w:color="auto"/>
        <w:bottom w:val="none" w:sz="0" w:space="0" w:color="auto"/>
        <w:right w:val="none" w:sz="0" w:space="0" w:color="auto"/>
      </w:divBdr>
      <w:divsChild>
        <w:div w:id="1097479057">
          <w:marLeft w:val="0"/>
          <w:marRight w:val="0"/>
          <w:marTop w:val="0"/>
          <w:marBottom w:val="0"/>
          <w:divBdr>
            <w:top w:val="none" w:sz="0" w:space="0" w:color="auto"/>
            <w:left w:val="none" w:sz="0" w:space="0" w:color="auto"/>
            <w:bottom w:val="none" w:sz="0" w:space="0" w:color="auto"/>
            <w:right w:val="none" w:sz="0" w:space="0" w:color="auto"/>
          </w:divBdr>
          <w:divsChild>
            <w:div w:id="14834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9241">
      <w:bodyDiv w:val="1"/>
      <w:marLeft w:val="0"/>
      <w:marRight w:val="0"/>
      <w:marTop w:val="0"/>
      <w:marBottom w:val="0"/>
      <w:divBdr>
        <w:top w:val="none" w:sz="0" w:space="0" w:color="auto"/>
        <w:left w:val="none" w:sz="0" w:space="0" w:color="auto"/>
        <w:bottom w:val="none" w:sz="0" w:space="0" w:color="auto"/>
        <w:right w:val="none" w:sz="0" w:space="0" w:color="auto"/>
      </w:divBdr>
      <w:divsChild>
        <w:div w:id="1759449294">
          <w:marLeft w:val="0"/>
          <w:marRight w:val="0"/>
          <w:marTop w:val="0"/>
          <w:marBottom w:val="0"/>
          <w:divBdr>
            <w:top w:val="none" w:sz="0" w:space="0" w:color="auto"/>
            <w:left w:val="none" w:sz="0" w:space="0" w:color="auto"/>
            <w:bottom w:val="none" w:sz="0" w:space="0" w:color="auto"/>
            <w:right w:val="none" w:sz="0" w:space="0" w:color="auto"/>
          </w:divBdr>
          <w:divsChild>
            <w:div w:id="16854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640">
      <w:bodyDiv w:val="1"/>
      <w:marLeft w:val="0"/>
      <w:marRight w:val="0"/>
      <w:marTop w:val="0"/>
      <w:marBottom w:val="0"/>
      <w:divBdr>
        <w:top w:val="none" w:sz="0" w:space="0" w:color="auto"/>
        <w:left w:val="none" w:sz="0" w:space="0" w:color="auto"/>
        <w:bottom w:val="none" w:sz="0" w:space="0" w:color="auto"/>
        <w:right w:val="none" w:sz="0" w:space="0" w:color="auto"/>
      </w:divBdr>
      <w:divsChild>
        <w:div w:id="606667635">
          <w:marLeft w:val="0"/>
          <w:marRight w:val="0"/>
          <w:marTop w:val="0"/>
          <w:marBottom w:val="0"/>
          <w:divBdr>
            <w:top w:val="none" w:sz="0" w:space="0" w:color="auto"/>
            <w:left w:val="none" w:sz="0" w:space="0" w:color="auto"/>
            <w:bottom w:val="none" w:sz="0" w:space="0" w:color="auto"/>
            <w:right w:val="none" w:sz="0" w:space="0" w:color="auto"/>
          </w:divBdr>
          <w:divsChild>
            <w:div w:id="109301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5700">
      <w:bodyDiv w:val="1"/>
      <w:marLeft w:val="0"/>
      <w:marRight w:val="0"/>
      <w:marTop w:val="0"/>
      <w:marBottom w:val="0"/>
      <w:divBdr>
        <w:top w:val="none" w:sz="0" w:space="0" w:color="auto"/>
        <w:left w:val="none" w:sz="0" w:space="0" w:color="auto"/>
        <w:bottom w:val="none" w:sz="0" w:space="0" w:color="auto"/>
        <w:right w:val="none" w:sz="0" w:space="0" w:color="auto"/>
      </w:divBdr>
      <w:divsChild>
        <w:div w:id="279142248">
          <w:marLeft w:val="0"/>
          <w:marRight w:val="0"/>
          <w:marTop w:val="0"/>
          <w:marBottom w:val="0"/>
          <w:divBdr>
            <w:top w:val="none" w:sz="0" w:space="0" w:color="auto"/>
            <w:left w:val="none" w:sz="0" w:space="0" w:color="auto"/>
            <w:bottom w:val="none" w:sz="0" w:space="0" w:color="auto"/>
            <w:right w:val="none" w:sz="0" w:space="0" w:color="auto"/>
          </w:divBdr>
          <w:divsChild>
            <w:div w:id="15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5713">
      <w:bodyDiv w:val="1"/>
      <w:marLeft w:val="0"/>
      <w:marRight w:val="0"/>
      <w:marTop w:val="0"/>
      <w:marBottom w:val="0"/>
      <w:divBdr>
        <w:top w:val="none" w:sz="0" w:space="0" w:color="auto"/>
        <w:left w:val="none" w:sz="0" w:space="0" w:color="auto"/>
        <w:bottom w:val="none" w:sz="0" w:space="0" w:color="auto"/>
        <w:right w:val="none" w:sz="0" w:space="0" w:color="auto"/>
      </w:divBdr>
      <w:divsChild>
        <w:div w:id="1025325075">
          <w:marLeft w:val="0"/>
          <w:marRight w:val="0"/>
          <w:marTop w:val="0"/>
          <w:marBottom w:val="0"/>
          <w:divBdr>
            <w:top w:val="none" w:sz="0" w:space="0" w:color="auto"/>
            <w:left w:val="none" w:sz="0" w:space="0" w:color="auto"/>
            <w:bottom w:val="none" w:sz="0" w:space="0" w:color="auto"/>
            <w:right w:val="none" w:sz="0" w:space="0" w:color="auto"/>
          </w:divBdr>
          <w:divsChild>
            <w:div w:id="2638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621">
      <w:bodyDiv w:val="1"/>
      <w:marLeft w:val="0"/>
      <w:marRight w:val="0"/>
      <w:marTop w:val="0"/>
      <w:marBottom w:val="0"/>
      <w:divBdr>
        <w:top w:val="none" w:sz="0" w:space="0" w:color="auto"/>
        <w:left w:val="none" w:sz="0" w:space="0" w:color="auto"/>
        <w:bottom w:val="none" w:sz="0" w:space="0" w:color="auto"/>
        <w:right w:val="none" w:sz="0" w:space="0" w:color="auto"/>
      </w:divBdr>
      <w:divsChild>
        <w:div w:id="724183412">
          <w:marLeft w:val="0"/>
          <w:marRight w:val="0"/>
          <w:marTop w:val="0"/>
          <w:marBottom w:val="0"/>
          <w:divBdr>
            <w:top w:val="none" w:sz="0" w:space="0" w:color="auto"/>
            <w:left w:val="none" w:sz="0" w:space="0" w:color="auto"/>
            <w:bottom w:val="none" w:sz="0" w:space="0" w:color="auto"/>
            <w:right w:val="none" w:sz="0" w:space="0" w:color="auto"/>
          </w:divBdr>
          <w:divsChild>
            <w:div w:id="91986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6357">
      <w:bodyDiv w:val="1"/>
      <w:marLeft w:val="0"/>
      <w:marRight w:val="0"/>
      <w:marTop w:val="0"/>
      <w:marBottom w:val="0"/>
      <w:divBdr>
        <w:top w:val="none" w:sz="0" w:space="0" w:color="auto"/>
        <w:left w:val="none" w:sz="0" w:space="0" w:color="auto"/>
        <w:bottom w:val="none" w:sz="0" w:space="0" w:color="auto"/>
        <w:right w:val="none" w:sz="0" w:space="0" w:color="auto"/>
      </w:divBdr>
      <w:divsChild>
        <w:div w:id="1380131941">
          <w:marLeft w:val="0"/>
          <w:marRight w:val="0"/>
          <w:marTop w:val="0"/>
          <w:marBottom w:val="0"/>
          <w:divBdr>
            <w:top w:val="none" w:sz="0" w:space="0" w:color="auto"/>
            <w:left w:val="none" w:sz="0" w:space="0" w:color="auto"/>
            <w:bottom w:val="none" w:sz="0" w:space="0" w:color="auto"/>
            <w:right w:val="none" w:sz="0" w:space="0" w:color="auto"/>
          </w:divBdr>
          <w:divsChild>
            <w:div w:id="138386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7572">
      <w:bodyDiv w:val="1"/>
      <w:marLeft w:val="0"/>
      <w:marRight w:val="0"/>
      <w:marTop w:val="0"/>
      <w:marBottom w:val="0"/>
      <w:divBdr>
        <w:top w:val="none" w:sz="0" w:space="0" w:color="auto"/>
        <w:left w:val="none" w:sz="0" w:space="0" w:color="auto"/>
        <w:bottom w:val="none" w:sz="0" w:space="0" w:color="auto"/>
        <w:right w:val="none" w:sz="0" w:space="0" w:color="auto"/>
      </w:divBdr>
      <w:divsChild>
        <w:div w:id="809636560">
          <w:marLeft w:val="0"/>
          <w:marRight w:val="0"/>
          <w:marTop w:val="0"/>
          <w:marBottom w:val="0"/>
          <w:divBdr>
            <w:top w:val="none" w:sz="0" w:space="0" w:color="auto"/>
            <w:left w:val="none" w:sz="0" w:space="0" w:color="auto"/>
            <w:bottom w:val="none" w:sz="0" w:space="0" w:color="auto"/>
            <w:right w:val="none" w:sz="0" w:space="0" w:color="auto"/>
          </w:divBdr>
          <w:divsChild>
            <w:div w:id="340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8055">
      <w:bodyDiv w:val="1"/>
      <w:marLeft w:val="0"/>
      <w:marRight w:val="0"/>
      <w:marTop w:val="0"/>
      <w:marBottom w:val="0"/>
      <w:divBdr>
        <w:top w:val="none" w:sz="0" w:space="0" w:color="auto"/>
        <w:left w:val="none" w:sz="0" w:space="0" w:color="auto"/>
        <w:bottom w:val="none" w:sz="0" w:space="0" w:color="auto"/>
        <w:right w:val="none" w:sz="0" w:space="0" w:color="auto"/>
      </w:divBdr>
      <w:divsChild>
        <w:div w:id="1135414612">
          <w:marLeft w:val="0"/>
          <w:marRight w:val="0"/>
          <w:marTop w:val="0"/>
          <w:marBottom w:val="0"/>
          <w:divBdr>
            <w:top w:val="none" w:sz="0" w:space="0" w:color="auto"/>
            <w:left w:val="none" w:sz="0" w:space="0" w:color="auto"/>
            <w:bottom w:val="none" w:sz="0" w:space="0" w:color="auto"/>
            <w:right w:val="none" w:sz="0" w:space="0" w:color="auto"/>
          </w:divBdr>
          <w:divsChild>
            <w:div w:id="13429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22598">
      <w:bodyDiv w:val="1"/>
      <w:marLeft w:val="0"/>
      <w:marRight w:val="0"/>
      <w:marTop w:val="0"/>
      <w:marBottom w:val="0"/>
      <w:divBdr>
        <w:top w:val="none" w:sz="0" w:space="0" w:color="auto"/>
        <w:left w:val="none" w:sz="0" w:space="0" w:color="auto"/>
        <w:bottom w:val="none" w:sz="0" w:space="0" w:color="auto"/>
        <w:right w:val="none" w:sz="0" w:space="0" w:color="auto"/>
      </w:divBdr>
      <w:divsChild>
        <w:div w:id="1158425675">
          <w:marLeft w:val="0"/>
          <w:marRight w:val="0"/>
          <w:marTop w:val="0"/>
          <w:marBottom w:val="0"/>
          <w:divBdr>
            <w:top w:val="none" w:sz="0" w:space="0" w:color="auto"/>
            <w:left w:val="none" w:sz="0" w:space="0" w:color="auto"/>
            <w:bottom w:val="none" w:sz="0" w:space="0" w:color="auto"/>
            <w:right w:val="none" w:sz="0" w:space="0" w:color="auto"/>
          </w:divBdr>
          <w:divsChild>
            <w:div w:id="20231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6735">
      <w:bodyDiv w:val="1"/>
      <w:marLeft w:val="0"/>
      <w:marRight w:val="0"/>
      <w:marTop w:val="0"/>
      <w:marBottom w:val="0"/>
      <w:divBdr>
        <w:top w:val="none" w:sz="0" w:space="0" w:color="auto"/>
        <w:left w:val="none" w:sz="0" w:space="0" w:color="auto"/>
        <w:bottom w:val="none" w:sz="0" w:space="0" w:color="auto"/>
        <w:right w:val="none" w:sz="0" w:space="0" w:color="auto"/>
      </w:divBdr>
      <w:divsChild>
        <w:div w:id="2007051075">
          <w:marLeft w:val="0"/>
          <w:marRight w:val="0"/>
          <w:marTop w:val="0"/>
          <w:marBottom w:val="0"/>
          <w:divBdr>
            <w:top w:val="none" w:sz="0" w:space="0" w:color="auto"/>
            <w:left w:val="none" w:sz="0" w:space="0" w:color="auto"/>
            <w:bottom w:val="none" w:sz="0" w:space="0" w:color="auto"/>
            <w:right w:val="none" w:sz="0" w:space="0" w:color="auto"/>
          </w:divBdr>
          <w:divsChild>
            <w:div w:id="3323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6175">
      <w:bodyDiv w:val="1"/>
      <w:marLeft w:val="0"/>
      <w:marRight w:val="0"/>
      <w:marTop w:val="0"/>
      <w:marBottom w:val="0"/>
      <w:divBdr>
        <w:top w:val="none" w:sz="0" w:space="0" w:color="auto"/>
        <w:left w:val="none" w:sz="0" w:space="0" w:color="auto"/>
        <w:bottom w:val="none" w:sz="0" w:space="0" w:color="auto"/>
        <w:right w:val="none" w:sz="0" w:space="0" w:color="auto"/>
      </w:divBdr>
      <w:divsChild>
        <w:div w:id="1076707444">
          <w:marLeft w:val="0"/>
          <w:marRight w:val="0"/>
          <w:marTop w:val="0"/>
          <w:marBottom w:val="0"/>
          <w:divBdr>
            <w:top w:val="none" w:sz="0" w:space="0" w:color="auto"/>
            <w:left w:val="none" w:sz="0" w:space="0" w:color="auto"/>
            <w:bottom w:val="none" w:sz="0" w:space="0" w:color="auto"/>
            <w:right w:val="none" w:sz="0" w:space="0" w:color="auto"/>
          </w:divBdr>
          <w:divsChild>
            <w:div w:id="8315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655">
      <w:bodyDiv w:val="1"/>
      <w:marLeft w:val="0"/>
      <w:marRight w:val="0"/>
      <w:marTop w:val="0"/>
      <w:marBottom w:val="0"/>
      <w:divBdr>
        <w:top w:val="none" w:sz="0" w:space="0" w:color="auto"/>
        <w:left w:val="none" w:sz="0" w:space="0" w:color="auto"/>
        <w:bottom w:val="none" w:sz="0" w:space="0" w:color="auto"/>
        <w:right w:val="none" w:sz="0" w:space="0" w:color="auto"/>
      </w:divBdr>
      <w:divsChild>
        <w:div w:id="1687630029">
          <w:marLeft w:val="0"/>
          <w:marRight w:val="0"/>
          <w:marTop w:val="0"/>
          <w:marBottom w:val="0"/>
          <w:divBdr>
            <w:top w:val="none" w:sz="0" w:space="0" w:color="auto"/>
            <w:left w:val="none" w:sz="0" w:space="0" w:color="auto"/>
            <w:bottom w:val="none" w:sz="0" w:space="0" w:color="auto"/>
            <w:right w:val="none" w:sz="0" w:space="0" w:color="auto"/>
          </w:divBdr>
          <w:divsChild>
            <w:div w:id="27852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5430">
      <w:bodyDiv w:val="1"/>
      <w:marLeft w:val="0"/>
      <w:marRight w:val="0"/>
      <w:marTop w:val="0"/>
      <w:marBottom w:val="0"/>
      <w:divBdr>
        <w:top w:val="none" w:sz="0" w:space="0" w:color="auto"/>
        <w:left w:val="none" w:sz="0" w:space="0" w:color="auto"/>
        <w:bottom w:val="none" w:sz="0" w:space="0" w:color="auto"/>
        <w:right w:val="none" w:sz="0" w:space="0" w:color="auto"/>
      </w:divBdr>
      <w:divsChild>
        <w:div w:id="1658849726">
          <w:marLeft w:val="0"/>
          <w:marRight w:val="0"/>
          <w:marTop w:val="0"/>
          <w:marBottom w:val="0"/>
          <w:divBdr>
            <w:top w:val="none" w:sz="0" w:space="0" w:color="auto"/>
            <w:left w:val="none" w:sz="0" w:space="0" w:color="auto"/>
            <w:bottom w:val="none" w:sz="0" w:space="0" w:color="auto"/>
            <w:right w:val="none" w:sz="0" w:space="0" w:color="auto"/>
          </w:divBdr>
          <w:divsChild>
            <w:div w:id="20955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1451">
      <w:bodyDiv w:val="1"/>
      <w:marLeft w:val="0"/>
      <w:marRight w:val="0"/>
      <w:marTop w:val="0"/>
      <w:marBottom w:val="0"/>
      <w:divBdr>
        <w:top w:val="none" w:sz="0" w:space="0" w:color="auto"/>
        <w:left w:val="none" w:sz="0" w:space="0" w:color="auto"/>
        <w:bottom w:val="none" w:sz="0" w:space="0" w:color="auto"/>
        <w:right w:val="none" w:sz="0" w:space="0" w:color="auto"/>
      </w:divBdr>
      <w:divsChild>
        <w:div w:id="2052146773">
          <w:marLeft w:val="0"/>
          <w:marRight w:val="0"/>
          <w:marTop w:val="0"/>
          <w:marBottom w:val="0"/>
          <w:divBdr>
            <w:top w:val="none" w:sz="0" w:space="0" w:color="auto"/>
            <w:left w:val="none" w:sz="0" w:space="0" w:color="auto"/>
            <w:bottom w:val="none" w:sz="0" w:space="0" w:color="auto"/>
            <w:right w:val="none" w:sz="0" w:space="0" w:color="auto"/>
          </w:divBdr>
          <w:divsChild>
            <w:div w:id="1044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5884">
      <w:bodyDiv w:val="1"/>
      <w:marLeft w:val="0"/>
      <w:marRight w:val="0"/>
      <w:marTop w:val="0"/>
      <w:marBottom w:val="0"/>
      <w:divBdr>
        <w:top w:val="none" w:sz="0" w:space="0" w:color="auto"/>
        <w:left w:val="none" w:sz="0" w:space="0" w:color="auto"/>
        <w:bottom w:val="none" w:sz="0" w:space="0" w:color="auto"/>
        <w:right w:val="none" w:sz="0" w:space="0" w:color="auto"/>
      </w:divBdr>
      <w:divsChild>
        <w:div w:id="197090946">
          <w:marLeft w:val="0"/>
          <w:marRight w:val="0"/>
          <w:marTop w:val="0"/>
          <w:marBottom w:val="0"/>
          <w:divBdr>
            <w:top w:val="none" w:sz="0" w:space="0" w:color="auto"/>
            <w:left w:val="none" w:sz="0" w:space="0" w:color="auto"/>
            <w:bottom w:val="none" w:sz="0" w:space="0" w:color="auto"/>
            <w:right w:val="none" w:sz="0" w:space="0" w:color="auto"/>
          </w:divBdr>
          <w:divsChild>
            <w:div w:id="210810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173">
      <w:bodyDiv w:val="1"/>
      <w:marLeft w:val="0"/>
      <w:marRight w:val="0"/>
      <w:marTop w:val="0"/>
      <w:marBottom w:val="0"/>
      <w:divBdr>
        <w:top w:val="none" w:sz="0" w:space="0" w:color="auto"/>
        <w:left w:val="none" w:sz="0" w:space="0" w:color="auto"/>
        <w:bottom w:val="none" w:sz="0" w:space="0" w:color="auto"/>
        <w:right w:val="none" w:sz="0" w:space="0" w:color="auto"/>
      </w:divBdr>
      <w:divsChild>
        <w:div w:id="1927693469">
          <w:marLeft w:val="0"/>
          <w:marRight w:val="0"/>
          <w:marTop w:val="0"/>
          <w:marBottom w:val="0"/>
          <w:divBdr>
            <w:top w:val="none" w:sz="0" w:space="0" w:color="auto"/>
            <w:left w:val="none" w:sz="0" w:space="0" w:color="auto"/>
            <w:bottom w:val="none" w:sz="0" w:space="0" w:color="auto"/>
            <w:right w:val="none" w:sz="0" w:space="0" w:color="auto"/>
          </w:divBdr>
          <w:divsChild>
            <w:div w:id="13224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1396">
      <w:bodyDiv w:val="1"/>
      <w:marLeft w:val="0"/>
      <w:marRight w:val="0"/>
      <w:marTop w:val="0"/>
      <w:marBottom w:val="0"/>
      <w:divBdr>
        <w:top w:val="none" w:sz="0" w:space="0" w:color="auto"/>
        <w:left w:val="none" w:sz="0" w:space="0" w:color="auto"/>
        <w:bottom w:val="none" w:sz="0" w:space="0" w:color="auto"/>
        <w:right w:val="none" w:sz="0" w:space="0" w:color="auto"/>
      </w:divBdr>
      <w:divsChild>
        <w:div w:id="1982491387">
          <w:marLeft w:val="0"/>
          <w:marRight w:val="0"/>
          <w:marTop w:val="0"/>
          <w:marBottom w:val="0"/>
          <w:divBdr>
            <w:top w:val="none" w:sz="0" w:space="0" w:color="auto"/>
            <w:left w:val="none" w:sz="0" w:space="0" w:color="auto"/>
            <w:bottom w:val="none" w:sz="0" w:space="0" w:color="auto"/>
            <w:right w:val="none" w:sz="0" w:space="0" w:color="auto"/>
          </w:divBdr>
          <w:divsChild>
            <w:div w:id="95016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46130">
      <w:bodyDiv w:val="1"/>
      <w:marLeft w:val="0"/>
      <w:marRight w:val="0"/>
      <w:marTop w:val="0"/>
      <w:marBottom w:val="0"/>
      <w:divBdr>
        <w:top w:val="none" w:sz="0" w:space="0" w:color="auto"/>
        <w:left w:val="none" w:sz="0" w:space="0" w:color="auto"/>
        <w:bottom w:val="none" w:sz="0" w:space="0" w:color="auto"/>
        <w:right w:val="none" w:sz="0" w:space="0" w:color="auto"/>
      </w:divBdr>
      <w:divsChild>
        <w:div w:id="1582448470">
          <w:marLeft w:val="0"/>
          <w:marRight w:val="0"/>
          <w:marTop w:val="0"/>
          <w:marBottom w:val="0"/>
          <w:divBdr>
            <w:top w:val="none" w:sz="0" w:space="0" w:color="auto"/>
            <w:left w:val="none" w:sz="0" w:space="0" w:color="auto"/>
            <w:bottom w:val="none" w:sz="0" w:space="0" w:color="auto"/>
            <w:right w:val="none" w:sz="0" w:space="0" w:color="auto"/>
          </w:divBdr>
          <w:divsChild>
            <w:div w:id="9323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7553">
      <w:bodyDiv w:val="1"/>
      <w:marLeft w:val="0"/>
      <w:marRight w:val="0"/>
      <w:marTop w:val="0"/>
      <w:marBottom w:val="0"/>
      <w:divBdr>
        <w:top w:val="none" w:sz="0" w:space="0" w:color="auto"/>
        <w:left w:val="none" w:sz="0" w:space="0" w:color="auto"/>
        <w:bottom w:val="none" w:sz="0" w:space="0" w:color="auto"/>
        <w:right w:val="none" w:sz="0" w:space="0" w:color="auto"/>
      </w:divBdr>
      <w:divsChild>
        <w:div w:id="1840074629">
          <w:marLeft w:val="0"/>
          <w:marRight w:val="0"/>
          <w:marTop w:val="0"/>
          <w:marBottom w:val="0"/>
          <w:divBdr>
            <w:top w:val="none" w:sz="0" w:space="0" w:color="auto"/>
            <w:left w:val="none" w:sz="0" w:space="0" w:color="auto"/>
            <w:bottom w:val="none" w:sz="0" w:space="0" w:color="auto"/>
            <w:right w:val="none" w:sz="0" w:space="0" w:color="auto"/>
          </w:divBdr>
          <w:divsChild>
            <w:div w:id="26654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071">
      <w:bodyDiv w:val="1"/>
      <w:marLeft w:val="0"/>
      <w:marRight w:val="0"/>
      <w:marTop w:val="0"/>
      <w:marBottom w:val="0"/>
      <w:divBdr>
        <w:top w:val="none" w:sz="0" w:space="0" w:color="auto"/>
        <w:left w:val="none" w:sz="0" w:space="0" w:color="auto"/>
        <w:bottom w:val="none" w:sz="0" w:space="0" w:color="auto"/>
        <w:right w:val="none" w:sz="0" w:space="0" w:color="auto"/>
      </w:divBdr>
      <w:divsChild>
        <w:div w:id="611935161">
          <w:marLeft w:val="0"/>
          <w:marRight w:val="0"/>
          <w:marTop w:val="0"/>
          <w:marBottom w:val="0"/>
          <w:divBdr>
            <w:top w:val="none" w:sz="0" w:space="0" w:color="auto"/>
            <w:left w:val="none" w:sz="0" w:space="0" w:color="auto"/>
            <w:bottom w:val="none" w:sz="0" w:space="0" w:color="auto"/>
            <w:right w:val="none" w:sz="0" w:space="0" w:color="auto"/>
          </w:divBdr>
          <w:divsChild>
            <w:div w:id="334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11688">
      <w:bodyDiv w:val="1"/>
      <w:marLeft w:val="0"/>
      <w:marRight w:val="0"/>
      <w:marTop w:val="0"/>
      <w:marBottom w:val="0"/>
      <w:divBdr>
        <w:top w:val="none" w:sz="0" w:space="0" w:color="auto"/>
        <w:left w:val="none" w:sz="0" w:space="0" w:color="auto"/>
        <w:bottom w:val="none" w:sz="0" w:space="0" w:color="auto"/>
        <w:right w:val="none" w:sz="0" w:space="0" w:color="auto"/>
      </w:divBdr>
      <w:divsChild>
        <w:div w:id="1258755362">
          <w:marLeft w:val="0"/>
          <w:marRight w:val="0"/>
          <w:marTop w:val="0"/>
          <w:marBottom w:val="0"/>
          <w:divBdr>
            <w:top w:val="none" w:sz="0" w:space="0" w:color="auto"/>
            <w:left w:val="none" w:sz="0" w:space="0" w:color="auto"/>
            <w:bottom w:val="none" w:sz="0" w:space="0" w:color="auto"/>
            <w:right w:val="none" w:sz="0" w:space="0" w:color="auto"/>
          </w:divBdr>
          <w:divsChild>
            <w:div w:id="90395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77507">
      <w:bodyDiv w:val="1"/>
      <w:marLeft w:val="0"/>
      <w:marRight w:val="0"/>
      <w:marTop w:val="0"/>
      <w:marBottom w:val="0"/>
      <w:divBdr>
        <w:top w:val="none" w:sz="0" w:space="0" w:color="auto"/>
        <w:left w:val="none" w:sz="0" w:space="0" w:color="auto"/>
        <w:bottom w:val="none" w:sz="0" w:space="0" w:color="auto"/>
        <w:right w:val="none" w:sz="0" w:space="0" w:color="auto"/>
      </w:divBdr>
      <w:divsChild>
        <w:div w:id="999428943">
          <w:marLeft w:val="0"/>
          <w:marRight w:val="0"/>
          <w:marTop w:val="0"/>
          <w:marBottom w:val="0"/>
          <w:divBdr>
            <w:top w:val="none" w:sz="0" w:space="0" w:color="auto"/>
            <w:left w:val="none" w:sz="0" w:space="0" w:color="auto"/>
            <w:bottom w:val="none" w:sz="0" w:space="0" w:color="auto"/>
            <w:right w:val="none" w:sz="0" w:space="0" w:color="auto"/>
          </w:divBdr>
          <w:divsChild>
            <w:div w:id="2704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5805">
      <w:bodyDiv w:val="1"/>
      <w:marLeft w:val="0"/>
      <w:marRight w:val="0"/>
      <w:marTop w:val="0"/>
      <w:marBottom w:val="0"/>
      <w:divBdr>
        <w:top w:val="none" w:sz="0" w:space="0" w:color="auto"/>
        <w:left w:val="none" w:sz="0" w:space="0" w:color="auto"/>
        <w:bottom w:val="none" w:sz="0" w:space="0" w:color="auto"/>
        <w:right w:val="none" w:sz="0" w:space="0" w:color="auto"/>
      </w:divBdr>
      <w:divsChild>
        <w:div w:id="294413344">
          <w:marLeft w:val="0"/>
          <w:marRight w:val="0"/>
          <w:marTop w:val="0"/>
          <w:marBottom w:val="0"/>
          <w:divBdr>
            <w:top w:val="none" w:sz="0" w:space="0" w:color="auto"/>
            <w:left w:val="none" w:sz="0" w:space="0" w:color="auto"/>
            <w:bottom w:val="none" w:sz="0" w:space="0" w:color="auto"/>
            <w:right w:val="none" w:sz="0" w:space="0" w:color="auto"/>
          </w:divBdr>
          <w:divsChild>
            <w:div w:id="2833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79110">
      <w:bodyDiv w:val="1"/>
      <w:marLeft w:val="0"/>
      <w:marRight w:val="0"/>
      <w:marTop w:val="0"/>
      <w:marBottom w:val="0"/>
      <w:divBdr>
        <w:top w:val="none" w:sz="0" w:space="0" w:color="auto"/>
        <w:left w:val="none" w:sz="0" w:space="0" w:color="auto"/>
        <w:bottom w:val="none" w:sz="0" w:space="0" w:color="auto"/>
        <w:right w:val="none" w:sz="0" w:space="0" w:color="auto"/>
      </w:divBdr>
      <w:divsChild>
        <w:div w:id="2022508803">
          <w:marLeft w:val="0"/>
          <w:marRight w:val="0"/>
          <w:marTop w:val="0"/>
          <w:marBottom w:val="0"/>
          <w:divBdr>
            <w:top w:val="none" w:sz="0" w:space="0" w:color="auto"/>
            <w:left w:val="none" w:sz="0" w:space="0" w:color="auto"/>
            <w:bottom w:val="none" w:sz="0" w:space="0" w:color="auto"/>
            <w:right w:val="none" w:sz="0" w:space="0" w:color="auto"/>
          </w:divBdr>
          <w:divsChild>
            <w:div w:id="7715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775">
      <w:bodyDiv w:val="1"/>
      <w:marLeft w:val="0"/>
      <w:marRight w:val="0"/>
      <w:marTop w:val="0"/>
      <w:marBottom w:val="0"/>
      <w:divBdr>
        <w:top w:val="none" w:sz="0" w:space="0" w:color="auto"/>
        <w:left w:val="none" w:sz="0" w:space="0" w:color="auto"/>
        <w:bottom w:val="none" w:sz="0" w:space="0" w:color="auto"/>
        <w:right w:val="none" w:sz="0" w:space="0" w:color="auto"/>
      </w:divBdr>
      <w:divsChild>
        <w:div w:id="549656733">
          <w:marLeft w:val="0"/>
          <w:marRight w:val="0"/>
          <w:marTop w:val="0"/>
          <w:marBottom w:val="0"/>
          <w:divBdr>
            <w:top w:val="none" w:sz="0" w:space="0" w:color="auto"/>
            <w:left w:val="none" w:sz="0" w:space="0" w:color="auto"/>
            <w:bottom w:val="none" w:sz="0" w:space="0" w:color="auto"/>
            <w:right w:val="none" w:sz="0" w:space="0" w:color="auto"/>
          </w:divBdr>
          <w:divsChild>
            <w:div w:id="19271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851">
      <w:bodyDiv w:val="1"/>
      <w:marLeft w:val="0"/>
      <w:marRight w:val="0"/>
      <w:marTop w:val="0"/>
      <w:marBottom w:val="0"/>
      <w:divBdr>
        <w:top w:val="none" w:sz="0" w:space="0" w:color="auto"/>
        <w:left w:val="none" w:sz="0" w:space="0" w:color="auto"/>
        <w:bottom w:val="none" w:sz="0" w:space="0" w:color="auto"/>
        <w:right w:val="none" w:sz="0" w:space="0" w:color="auto"/>
      </w:divBdr>
      <w:divsChild>
        <w:div w:id="968391490">
          <w:marLeft w:val="0"/>
          <w:marRight w:val="0"/>
          <w:marTop w:val="0"/>
          <w:marBottom w:val="0"/>
          <w:divBdr>
            <w:top w:val="none" w:sz="0" w:space="0" w:color="auto"/>
            <w:left w:val="none" w:sz="0" w:space="0" w:color="auto"/>
            <w:bottom w:val="none" w:sz="0" w:space="0" w:color="auto"/>
            <w:right w:val="none" w:sz="0" w:space="0" w:color="auto"/>
          </w:divBdr>
          <w:divsChild>
            <w:div w:id="9599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5267">
      <w:bodyDiv w:val="1"/>
      <w:marLeft w:val="0"/>
      <w:marRight w:val="0"/>
      <w:marTop w:val="0"/>
      <w:marBottom w:val="0"/>
      <w:divBdr>
        <w:top w:val="none" w:sz="0" w:space="0" w:color="auto"/>
        <w:left w:val="none" w:sz="0" w:space="0" w:color="auto"/>
        <w:bottom w:val="none" w:sz="0" w:space="0" w:color="auto"/>
        <w:right w:val="none" w:sz="0" w:space="0" w:color="auto"/>
      </w:divBdr>
      <w:divsChild>
        <w:div w:id="458885403">
          <w:marLeft w:val="0"/>
          <w:marRight w:val="0"/>
          <w:marTop w:val="0"/>
          <w:marBottom w:val="0"/>
          <w:divBdr>
            <w:top w:val="none" w:sz="0" w:space="0" w:color="auto"/>
            <w:left w:val="none" w:sz="0" w:space="0" w:color="auto"/>
            <w:bottom w:val="none" w:sz="0" w:space="0" w:color="auto"/>
            <w:right w:val="none" w:sz="0" w:space="0" w:color="auto"/>
          </w:divBdr>
          <w:divsChild>
            <w:div w:id="4505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97649">
      <w:bodyDiv w:val="1"/>
      <w:marLeft w:val="0"/>
      <w:marRight w:val="0"/>
      <w:marTop w:val="0"/>
      <w:marBottom w:val="0"/>
      <w:divBdr>
        <w:top w:val="none" w:sz="0" w:space="0" w:color="auto"/>
        <w:left w:val="none" w:sz="0" w:space="0" w:color="auto"/>
        <w:bottom w:val="none" w:sz="0" w:space="0" w:color="auto"/>
        <w:right w:val="none" w:sz="0" w:space="0" w:color="auto"/>
      </w:divBdr>
      <w:divsChild>
        <w:div w:id="1404064265">
          <w:marLeft w:val="0"/>
          <w:marRight w:val="0"/>
          <w:marTop w:val="0"/>
          <w:marBottom w:val="0"/>
          <w:divBdr>
            <w:top w:val="none" w:sz="0" w:space="0" w:color="auto"/>
            <w:left w:val="none" w:sz="0" w:space="0" w:color="auto"/>
            <w:bottom w:val="none" w:sz="0" w:space="0" w:color="auto"/>
            <w:right w:val="none" w:sz="0" w:space="0" w:color="auto"/>
          </w:divBdr>
          <w:divsChild>
            <w:div w:id="13654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464071">
      <w:bodyDiv w:val="1"/>
      <w:marLeft w:val="0"/>
      <w:marRight w:val="0"/>
      <w:marTop w:val="0"/>
      <w:marBottom w:val="0"/>
      <w:divBdr>
        <w:top w:val="none" w:sz="0" w:space="0" w:color="auto"/>
        <w:left w:val="none" w:sz="0" w:space="0" w:color="auto"/>
        <w:bottom w:val="none" w:sz="0" w:space="0" w:color="auto"/>
        <w:right w:val="none" w:sz="0" w:space="0" w:color="auto"/>
      </w:divBdr>
      <w:divsChild>
        <w:div w:id="1961303194">
          <w:marLeft w:val="0"/>
          <w:marRight w:val="0"/>
          <w:marTop w:val="0"/>
          <w:marBottom w:val="0"/>
          <w:divBdr>
            <w:top w:val="none" w:sz="0" w:space="0" w:color="auto"/>
            <w:left w:val="none" w:sz="0" w:space="0" w:color="auto"/>
            <w:bottom w:val="none" w:sz="0" w:space="0" w:color="auto"/>
            <w:right w:val="none" w:sz="0" w:space="0" w:color="auto"/>
          </w:divBdr>
          <w:divsChild>
            <w:div w:id="179289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492">
      <w:bodyDiv w:val="1"/>
      <w:marLeft w:val="0"/>
      <w:marRight w:val="0"/>
      <w:marTop w:val="0"/>
      <w:marBottom w:val="0"/>
      <w:divBdr>
        <w:top w:val="none" w:sz="0" w:space="0" w:color="auto"/>
        <w:left w:val="none" w:sz="0" w:space="0" w:color="auto"/>
        <w:bottom w:val="none" w:sz="0" w:space="0" w:color="auto"/>
        <w:right w:val="none" w:sz="0" w:space="0" w:color="auto"/>
      </w:divBdr>
      <w:divsChild>
        <w:div w:id="1052115984">
          <w:marLeft w:val="0"/>
          <w:marRight w:val="0"/>
          <w:marTop w:val="0"/>
          <w:marBottom w:val="0"/>
          <w:divBdr>
            <w:top w:val="none" w:sz="0" w:space="0" w:color="auto"/>
            <w:left w:val="none" w:sz="0" w:space="0" w:color="auto"/>
            <w:bottom w:val="none" w:sz="0" w:space="0" w:color="auto"/>
            <w:right w:val="none" w:sz="0" w:space="0" w:color="auto"/>
          </w:divBdr>
          <w:divsChild>
            <w:div w:id="17266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45843">
      <w:bodyDiv w:val="1"/>
      <w:marLeft w:val="0"/>
      <w:marRight w:val="0"/>
      <w:marTop w:val="0"/>
      <w:marBottom w:val="0"/>
      <w:divBdr>
        <w:top w:val="none" w:sz="0" w:space="0" w:color="auto"/>
        <w:left w:val="none" w:sz="0" w:space="0" w:color="auto"/>
        <w:bottom w:val="none" w:sz="0" w:space="0" w:color="auto"/>
        <w:right w:val="none" w:sz="0" w:space="0" w:color="auto"/>
      </w:divBdr>
      <w:divsChild>
        <w:div w:id="1318798146">
          <w:marLeft w:val="0"/>
          <w:marRight w:val="0"/>
          <w:marTop w:val="0"/>
          <w:marBottom w:val="0"/>
          <w:divBdr>
            <w:top w:val="none" w:sz="0" w:space="0" w:color="auto"/>
            <w:left w:val="none" w:sz="0" w:space="0" w:color="auto"/>
            <w:bottom w:val="none" w:sz="0" w:space="0" w:color="auto"/>
            <w:right w:val="none" w:sz="0" w:space="0" w:color="auto"/>
          </w:divBdr>
          <w:divsChild>
            <w:div w:id="15357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0653">
      <w:bodyDiv w:val="1"/>
      <w:marLeft w:val="0"/>
      <w:marRight w:val="0"/>
      <w:marTop w:val="0"/>
      <w:marBottom w:val="0"/>
      <w:divBdr>
        <w:top w:val="none" w:sz="0" w:space="0" w:color="auto"/>
        <w:left w:val="none" w:sz="0" w:space="0" w:color="auto"/>
        <w:bottom w:val="none" w:sz="0" w:space="0" w:color="auto"/>
        <w:right w:val="none" w:sz="0" w:space="0" w:color="auto"/>
      </w:divBdr>
      <w:divsChild>
        <w:div w:id="1792505726">
          <w:marLeft w:val="0"/>
          <w:marRight w:val="0"/>
          <w:marTop w:val="0"/>
          <w:marBottom w:val="0"/>
          <w:divBdr>
            <w:top w:val="none" w:sz="0" w:space="0" w:color="auto"/>
            <w:left w:val="none" w:sz="0" w:space="0" w:color="auto"/>
            <w:bottom w:val="none" w:sz="0" w:space="0" w:color="auto"/>
            <w:right w:val="none" w:sz="0" w:space="0" w:color="auto"/>
          </w:divBdr>
          <w:divsChild>
            <w:div w:id="1744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462">
      <w:bodyDiv w:val="1"/>
      <w:marLeft w:val="0"/>
      <w:marRight w:val="0"/>
      <w:marTop w:val="0"/>
      <w:marBottom w:val="0"/>
      <w:divBdr>
        <w:top w:val="none" w:sz="0" w:space="0" w:color="auto"/>
        <w:left w:val="none" w:sz="0" w:space="0" w:color="auto"/>
        <w:bottom w:val="none" w:sz="0" w:space="0" w:color="auto"/>
        <w:right w:val="none" w:sz="0" w:space="0" w:color="auto"/>
      </w:divBdr>
      <w:divsChild>
        <w:div w:id="456294314">
          <w:marLeft w:val="0"/>
          <w:marRight w:val="0"/>
          <w:marTop w:val="0"/>
          <w:marBottom w:val="0"/>
          <w:divBdr>
            <w:top w:val="none" w:sz="0" w:space="0" w:color="auto"/>
            <w:left w:val="none" w:sz="0" w:space="0" w:color="auto"/>
            <w:bottom w:val="none" w:sz="0" w:space="0" w:color="auto"/>
            <w:right w:val="none" w:sz="0" w:space="0" w:color="auto"/>
          </w:divBdr>
          <w:divsChild>
            <w:div w:id="8842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41050">
      <w:bodyDiv w:val="1"/>
      <w:marLeft w:val="0"/>
      <w:marRight w:val="0"/>
      <w:marTop w:val="0"/>
      <w:marBottom w:val="0"/>
      <w:divBdr>
        <w:top w:val="none" w:sz="0" w:space="0" w:color="auto"/>
        <w:left w:val="none" w:sz="0" w:space="0" w:color="auto"/>
        <w:bottom w:val="none" w:sz="0" w:space="0" w:color="auto"/>
        <w:right w:val="none" w:sz="0" w:space="0" w:color="auto"/>
      </w:divBdr>
      <w:divsChild>
        <w:div w:id="970670764">
          <w:marLeft w:val="0"/>
          <w:marRight w:val="0"/>
          <w:marTop w:val="0"/>
          <w:marBottom w:val="0"/>
          <w:divBdr>
            <w:top w:val="none" w:sz="0" w:space="0" w:color="auto"/>
            <w:left w:val="none" w:sz="0" w:space="0" w:color="auto"/>
            <w:bottom w:val="none" w:sz="0" w:space="0" w:color="auto"/>
            <w:right w:val="none" w:sz="0" w:space="0" w:color="auto"/>
          </w:divBdr>
          <w:divsChild>
            <w:div w:id="71528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96128">
      <w:bodyDiv w:val="1"/>
      <w:marLeft w:val="0"/>
      <w:marRight w:val="0"/>
      <w:marTop w:val="0"/>
      <w:marBottom w:val="0"/>
      <w:divBdr>
        <w:top w:val="none" w:sz="0" w:space="0" w:color="auto"/>
        <w:left w:val="none" w:sz="0" w:space="0" w:color="auto"/>
        <w:bottom w:val="none" w:sz="0" w:space="0" w:color="auto"/>
        <w:right w:val="none" w:sz="0" w:space="0" w:color="auto"/>
      </w:divBdr>
      <w:divsChild>
        <w:div w:id="1787193203">
          <w:marLeft w:val="0"/>
          <w:marRight w:val="0"/>
          <w:marTop w:val="0"/>
          <w:marBottom w:val="0"/>
          <w:divBdr>
            <w:top w:val="none" w:sz="0" w:space="0" w:color="auto"/>
            <w:left w:val="none" w:sz="0" w:space="0" w:color="auto"/>
            <w:bottom w:val="none" w:sz="0" w:space="0" w:color="auto"/>
            <w:right w:val="none" w:sz="0" w:space="0" w:color="auto"/>
          </w:divBdr>
          <w:divsChild>
            <w:div w:id="126820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9306">
      <w:bodyDiv w:val="1"/>
      <w:marLeft w:val="0"/>
      <w:marRight w:val="0"/>
      <w:marTop w:val="0"/>
      <w:marBottom w:val="0"/>
      <w:divBdr>
        <w:top w:val="none" w:sz="0" w:space="0" w:color="auto"/>
        <w:left w:val="none" w:sz="0" w:space="0" w:color="auto"/>
        <w:bottom w:val="none" w:sz="0" w:space="0" w:color="auto"/>
        <w:right w:val="none" w:sz="0" w:space="0" w:color="auto"/>
      </w:divBdr>
      <w:divsChild>
        <w:div w:id="1073552782">
          <w:marLeft w:val="0"/>
          <w:marRight w:val="0"/>
          <w:marTop w:val="0"/>
          <w:marBottom w:val="0"/>
          <w:divBdr>
            <w:top w:val="none" w:sz="0" w:space="0" w:color="auto"/>
            <w:left w:val="none" w:sz="0" w:space="0" w:color="auto"/>
            <w:bottom w:val="none" w:sz="0" w:space="0" w:color="auto"/>
            <w:right w:val="none" w:sz="0" w:space="0" w:color="auto"/>
          </w:divBdr>
          <w:divsChild>
            <w:div w:id="10846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7593">
      <w:bodyDiv w:val="1"/>
      <w:marLeft w:val="0"/>
      <w:marRight w:val="0"/>
      <w:marTop w:val="0"/>
      <w:marBottom w:val="0"/>
      <w:divBdr>
        <w:top w:val="none" w:sz="0" w:space="0" w:color="auto"/>
        <w:left w:val="none" w:sz="0" w:space="0" w:color="auto"/>
        <w:bottom w:val="none" w:sz="0" w:space="0" w:color="auto"/>
        <w:right w:val="none" w:sz="0" w:space="0" w:color="auto"/>
      </w:divBdr>
      <w:divsChild>
        <w:div w:id="571892301">
          <w:marLeft w:val="0"/>
          <w:marRight w:val="0"/>
          <w:marTop w:val="0"/>
          <w:marBottom w:val="0"/>
          <w:divBdr>
            <w:top w:val="none" w:sz="0" w:space="0" w:color="auto"/>
            <w:left w:val="none" w:sz="0" w:space="0" w:color="auto"/>
            <w:bottom w:val="none" w:sz="0" w:space="0" w:color="auto"/>
            <w:right w:val="none" w:sz="0" w:space="0" w:color="auto"/>
          </w:divBdr>
          <w:divsChild>
            <w:div w:id="10394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24171">
      <w:bodyDiv w:val="1"/>
      <w:marLeft w:val="0"/>
      <w:marRight w:val="0"/>
      <w:marTop w:val="0"/>
      <w:marBottom w:val="0"/>
      <w:divBdr>
        <w:top w:val="none" w:sz="0" w:space="0" w:color="auto"/>
        <w:left w:val="none" w:sz="0" w:space="0" w:color="auto"/>
        <w:bottom w:val="none" w:sz="0" w:space="0" w:color="auto"/>
        <w:right w:val="none" w:sz="0" w:space="0" w:color="auto"/>
      </w:divBdr>
      <w:divsChild>
        <w:div w:id="1426920708">
          <w:marLeft w:val="0"/>
          <w:marRight w:val="0"/>
          <w:marTop w:val="0"/>
          <w:marBottom w:val="0"/>
          <w:divBdr>
            <w:top w:val="none" w:sz="0" w:space="0" w:color="auto"/>
            <w:left w:val="none" w:sz="0" w:space="0" w:color="auto"/>
            <w:bottom w:val="none" w:sz="0" w:space="0" w:color="auto"/>
            <w:right w:val="none" w:sz="0" w:space="0" w:color="auto"/>
          </w:divBdr>
          <w:divsChild>
            <w:div w:id="5187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5150">
      <w:bodyDiv w:val="1"/>
      <w:marLeft w:val="0"/>
      <w:marRight w:val="0"/>
      <w:marTop w:val="0"/>
      <w:marBottom w:val="0"/>
      <w:divBdr>
        <w:top w:val="none" w:sz="0" w:space="0" w:color="auto"/>
        <w:left w:val="none" w:sz="0" w:space="0" w:color="auto"/>
        <w:bottom w:val="none" w:sz="0" w:space="0" w:color="auto"/>
        <w:right w:val="none" w:sz="0" w:space="0" w:color="auto"/>
      </w:divBdr>
      <w:divsChild>
        <w:div w:id="1256476776">
          <w:marLeft w:val="0"/>
          <w:marRight w:val="0"/>
          <w:marTop w:val="0"/>
          <w:marBottom w:val="0"/>
          <w:divBdr>
            <w:top w:val="none" w:sz="0" w:space="0" w:color="auto"/>
            <w:left w:val="none" w:sz="0" w:space="0" w:color="auto"/>
            <w:bottom w:val="none" w:sz="0" w:space="0" w:color="auto"/>
            <w:right w:val="none" w:sz="0" w:space="0" w:color="auto"/>
          </w:divBdr>
          <w:divsChild>
            <w:div w:id="12320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8448">
      <w:bodyDiv w:val="1"/>
      <w:marLeft w:val="0"/>
      <w:marRight w:val="0"/>
      <w:marTop w:val="0"/>
      <w:marBottom w:val="0"/>
      <w:divBdr>
        <w:top w:val="none" w:sz="0" w:space="0" w:color="auto"/>
        <w:left w:val="none" w:sz="0" w:space="0" w:color="auto"/>
        <w:bottom w:val="none" w:sz="0" w:space="0" w:color="auto"/>
        <w:right w:val="none" w:sz="0" w:space="0" w:color="auto"/>
      </w:divBdr>
      <w:divsChild>
        <w:div w:id="1484659362">
          <w:marLeft w:val="0"/>
          <w:marRight w:val="0"/>
          <w:marTop w:val="0"/>
          <w:marBottom w:val="0"/>
          <w:divBdr>
            <w:top w:val="none" w:sz="0" w:space="0" w:color="auto"/>
            <w:left w:val="none" w:sz="0" w:space="0" w:color="auto"/>
            <w:bottom w:val="none" w:sz="0" w:space="0" w:color="auto"/>
            <w:right w:val="none" w:sz="0" w:space="0" w:color="auto"/>
          </w:divBdr>
          <w:divsChild>
            <w:div w:id="79517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1">
      <w:bodyDiv w:val="1"/>
      <w:marLeft w:val="0"/>
      <w:marRight w:val="0"/>
      <w:marTop w:val="0"/>
      <w:marBottom w:val="0"/>
      <w:divBdr>
        <w:top w:val="none" w:sz="0" w:space="0" w:color="auto"/>
        <w:left w:val="none" w:sz="0" w:space="0" w:color="auto"/>
        <w:bottom w:val="none" w:sz="0" w:space="0" w:color="auto"/>
        <w:right w:val="none" w:sz="0" w:space="0" w:color="auto"/>
      </w:divBdr>
      <w:divsChild>
        <w:div w:id="1986926823">
          <w:marLeft w:val="0"/>
          <w:marRight w:val="0"/>
          <w:marTop w:val="0"/>
          <w:marBottom w:val="0"/>
          <w:divBdr>
            <w:top w:val="none" w:sz="0" w:space="0" w:color="auto"/>
            <w:left w:val="none" w:sz="0" w:space="0" w:color="auto"/>
            <w:bottom w:val="none" w:sz="0" w:space="0" w:color="auto"/>
            <w:right w:val="none" w:sz="0" w:space="0" w:color="auto"/>
          </w:divBdr>
          <w:divsChild>
            <w:div w:id="5301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4401">
      <w:bodyDiv w:val="1"/>
      <w:marLeft w:val="0"/>
      <w:marRight w:val="0"/>
      <w:marTop w:val="0"/>
      <w:marBottom w:val="0"/>
      <w:divBdr>
        <w:top w:val="none" w:sz="0" w:space="0" w:color="auto"/>
        <w:left w:val="none" w:sz="0" w:space="0" w:color="auto"/>
        <w:bottom w:val="none" w:sz="0" w:space="0" w:color="auto"/>
        <w:right w:val="none" w:sz="0" w:space="0" w:color="auto"/>
      </w:divBdr>
      <w:divsChild>
        <w:div w:id="940262427">
          <w:marLeft w:val="0"/>
          <w:marRight w:val="0"/>
          <w:marTop w:val="0"/>
          <w:marBottom w:val="0"/>
          <w:divBdr>
            <w:top w:val="none" w:sz="0" w:space="0" w:color="auto"/>
            <w:left w:val="none" w:sz="0" w:space="0" w:color="auto"/>
            <w:bottom w:val="none" w:sz="0" w:space="0" w:color="auto"/>
            <w:right w:val="none" w:sz="0" w:space="0" w:color="auto"/>
          </w:divBdr>
          <w:divsChild>
            <w:div w:id="181741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3288">
      <w:bodyDiv w:val="1"/>
      <w:marLeft w:val="0"/>
      <w:marRight w:val="0"/>
      <w:marTop w:val="0"/>
      <w:marBottom w:val="0"/>
      <w:divBdr>
        <w:top w:val="none" w:sz="0" w:space="0" w:color="auto"/>
        <w:left w:val="none" w:sz="0" w:space="0" w:color="auto"/>
        <w:bottom w:val="none" w:sz="0" w:space="0" w:color="auto"/>
        <w:right w:val="none" w:sz="0" w:space="0" w:color="auto"/>
      </w:divBdr>
      <w:divsChild>
        <w:div w:id="1729957287">
          <w:marLeft w:val="0"/>
          <w:marRight w:val="0"/>
          <w:marTop w:val="0"/>
          <w:marBottom w:val="0"/>
          <w:divBdr>
            <w:top w:val="none" w:sz="0" w:space="0" w:color="auto"/>
            <w:left w:val="none" w:sz="0" w:space="0" w:color="auto"/>
            <w:bottom w:val="none" w:sz="0" w:space="0" w:color="auto"/>
            <w:right w:val="none" w:sz="0" w:space="0" w:color="auto"/>
          </w:divBdr>
          <w:divsChild>
            <w:div w:id="1600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86413">
      <w:bodyDiv w:val="1"/>
      <w:marLeft w:val="0"/>
      <w:marRight w:val="0"/>
      <w:marTop w:val="0"/>
      <w:marBottom w:val="0"/>
      <w:divBdr>
        <w:top w:val="none" w:sz="0" w:space="0" w:color="auto"/>
        <w:left w:val="none" w:sz="0" w:space="0" w:color="auto"/>
        <w:bottom w:val="none" w:sz="0" w:space="0" w:color="auto"/>
        <w:right w:val="none" w:sz="0" w:space="0" w:color="auto"/>
      </w:divBdr>
      <w:divsChild>
        <w:div w:id="469789542">
          <w:marLeft w:val="0"/>
          <w:marRight w:val="0"/>
          <w:marTop w:val="0"/>
          <w:marBottom w:val="0"/>
          <w:divBdr>
            <w:top w:val="none" w:sz="0" w:space="0" w:color="auto"/>
            <w:left w:val="none" w:sz="0" w:space="0" w:color="auto"/>
            <w:bottom w:val="none" w:sz="0" w:space="0" w:color="auto"/>
            <w:right w:val="none" w:sz="0" w:space="0" w:color="auto"/>
          </w:divBdr>
          <w:divsChild>
            <w:div w:id="10682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276834">
      <w:bodyDiv w:val="1"/>
      <w:marLeft w:val="0"/>
      <w:marRight w:val="0"/>
      <w:marTop w:val="0"/>
      <w:marBottom w:val="0"/>
      <w:divBdr>
        <w:top w:val="none" w:sz="0" w:space="0" w:color="auto"/>
        <w:left w:val="none" w:sz="0" w:space="0" w:color="auto"/>
        <w:bottom w:val="none" w:sz="0" w:space="0" w:color="auto"/>
        <w:right w:val="none" w:sz="0" w:space="0" w:color="auto"/>
      </w:divBdr>
      <w:divsChild>
        <w:div w:id="382828155">
          <w:marLeft w:val="0"/>
          <w:marRight w:val="0"/>
          <w:marTop w:val="0"/>
          <w:marBottom w:val="0"/>
          <w:divBdr>
            <w:top w:val="none" w:sz="0" w:space="0" w:color="auto"/>
            <w:left w:val="none" w:sz="0" w:space="0" w:color="auto"/>
            <w:bottom w:val="none" w:sz="0" w:space="0" w:color="auto"/>
            <w:right w:val="none" w:sz="0" w:space="0" w:color="auto"/>
          </w:divBdr>
          <w:divsChild>
            <w:div w:id="155349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5431">
      <w:bodyDiv w:val="1"/>
      <w:marLeft w:val="0"/>
      <w:marRight w:val="0"/>
      <w:marTop w:val="0"/>
      <w:marBottom w:val="0"/>
      <w:divBdr>
        <w:top w:val="none" w:sz="0" w:space="0" w:color="auto"/>
        <w:left w:val="none" w:sz="0" w:space="0" w:color="auto"/>
        <w:bottom w:val="none" w:sz="0" w:space="0" w:color="auto"/>
        <w:right w:val="none" w:sz="0" w:space="0" w:color="auto"/>
      </w:divBdr>
      <w:divsChild>
        <w:div w:id="1781684239">
          <w:marLeft w:val="0"/>
          <w:marRight w:val="0"/>
          <w:marTop w:val="0"/>
          <w:marBottom w:val="0"/>
          <w:divBdr>
            <w:top w:val="none" w:sz="0" w:space="0" w:color="auto"/>
            <w:left w:val="none" w:sz="0" w:space="0" w:color="auto"/>
            <w:bottom w:val="none" w:sz="0" w:space="0" w:color="auto"/>
            <w:right w:val="none" w:sz="0" w:space="0" w:color="auto"/>
          </w:divBdr>
          <w:divsChild>
            <w:div w:id="8759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977">
      <w:bodyDiv w:val="1"/>
      <w:marLeft w:val="0"/>
      <w:marRight w:val="0"/>
      <w:marTop w:val="0"/>
      <w:marBottom w:val="0"/>
      <w:divBdr>
        <w:top w:val="none" w:sz="0" w:space="0" w:color="auto"/>
        <w:left w:val="none" w:sz="0" w:space="0" w:color="auto"/>
        <w:bottom w:val="none" w:sz="0" w:space="0" w:color="auto"/>
        <w:right w:val="none" w:sz="0" w:space="0" w:color="auto"/>
      </w:divBdr>
      <w:divsChild>
        <w:div w:id="147861833">
          <w:marLeft w:val="0"/>
          <w:marRight w:val="0"/>
          <w:marTop w:val="0"/>
          <w:marBottom w:val="0"/>
          <w:divBdr>
            <w:top w:val="none" w:sz="0" w:space="0" w:color="auto"/>
            <w:left w:val="none" w:sz="0" w:space="0" w:color="auto"/>
            <w:bottom w:val="none" w:sz="0" w:space="0" w:color="auto"/>
            <w:right w:val="none" w:sz="0" w:space="0" w:color="auto"/>
          </w:divBdr>
          <w:divsChild>
            <w:div w:id="18761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50641">
      <w:bodyDiv w:val="1"/>
      <w:marLeft w:val="0"/>
      <w:marRight w:val="0"/>
      <w:marTop w:val="0"/>
      <w:marBottom w:val="0"/>
      <w:divBdr>
        <w:top w:val="none" w:sz="0" w:space="0" w:color="auto"/>
        <w:left w:val="none" w:sz="0" w:space="0" w:color="auto"/>
        <w:bottom w:val="none" w:sz="0" w:space="0" w:color="auto"/>
        <w:right w:val="none" w:sz="0" w:space="0" w:color="auto"/>
      </w:divBdr>
      <w:divsChild>
        <w:div w:id="1680621394">
          <w:marLeft w:val="0"/>
          <w:marRight w:val="0"/>
          <w:marTop w:val="0"/>
          <w:marBottom w:val="0"/>
          <w:divBdr>
            <w:top w:val="none" w:sz="0" w:space="0" w:color="auto"/>
            <w:left w:val="none" w:sz="0" w:space="0" w:color="auto"/>
            <w:bottom w:val="none" w:sz="0" w:space="0" w:color="auto"/>
            <w:right w:val="none" w:sz="0" w:space="0" w:color="auto"/>
          </w:divBdr>
          <w:divsChild>
            <w:div w:id="5044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0087">
      <w:bodyDiv w:val="1"/>
      <w:marLeft w:val="0"/>
      <w:marRight w:val="0"/>
      <w:marTop w:val="0"/>
      <w:marBottom w:val="0"/>
      <w:divBdr>
        <w:top w:val="none" w:sz="0" w:space="0" w:color="auto"/>
        <w:left w:val="none" w:sz="0" w:space="0" w:color="auto"/>
        <w:bottom w:val="none" w:sz="0" w:space="0" w:color="auto"/>
        <w:right w:val="none" w:sz="0" w:space="0" w:color="auto"/>
      </w:divBdr>
      <w:divsChild>
        <w:div w:id="370082341">
          <w:marLeft w:val="0"/>
          <w:marRight w:val="0"/>
          <w:marTop w:val="0"/>
          <w:marBottom w:val="0"/>
          <w:divBdr>
            <w:top w:val="none" w:sz="0" w:space="0" w:color="auto"/>
            <w:left w:val="none" w:sz="0" w:space="0" w:color="auto"/>
            <w:bottom w:val="none" w:sz="0" w:space="0" w:color="auto"/>
            <w:right w:val="none" w:sz="0" w:space="0" w:color="auto"/>
          </w:divBdr>
          <w:divsChild>
            <w:div w:id="948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76230">
      <w:bodyDiv w:val="1"/>
      <w:marLeft w:val="0"/>
      <w:marRight w:val="0"/>
      <w:marTop w:val="0"/>
      <w:marBottom w:val="0"/>
      <w:divBdr>
        <w:top w:val="none" w:sz="0" w:space="0" w:color="auto"/>
        <w:left w:val="none" w:sz="0" w:space="0" w:color="auto"/>
        <w:bottom w:val="none" w:sz="0" w:space="0" w:color="auto"/>
        <w:right w:val="none" w:sz="0" w:space="0" w:color="auto"/>
      </w:divBdr>
      <w:divsChild>
        <w:div w:id="805896755">
          <w:marLeft w:val="0"/>
          <w:marRight w:val="0"/>
          <w:marTop w:val="0"/>
          <w:marBottom w:val="0"/>
          <w:divBdr>
            <w:top w:val="none" w:sz="0" w:space="0" w:color="auto"/>
            <w:left w:val="none" w:sz="0" w:space="0" w:color="auto"/>
            <w:bottom w:val="none" w:sz="0" w:space="0" w:color="auto"/>
            <w:right w:val="none" w:sz="0" w:space="0" w:color="auto"/>
          </w:divBdr>
          <w:divsChild>
            <w:div w:id="81533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048">
      <w:bodyDiv w:val="1"/>
      <w:marLeft w:val="0"/>
      <w:marRight w:val="0"/>
      <w:marTop w:val="0"/>
      <w:marBottom w:val="0"/>
      <w:divBdr>
        <w:top w:val="none" w:sz="0" w:space="0" w:color="auto"/>
        <w:left w:val="none" w:sz="0" w:space="0" w:color="auto"/>
        <w:bottom w:val="none" w:sz="0" w:space="0" w:color="auto"/>
        <w:right w:val="none" w:sz="0" w:space="0" w:color="auto"/>
      </w:divBdr>
      <w:divsChild>
        <w:div w:id="1808859699">
          <w:marLeft w:val="0"/>
          <w:marRight w:val="0"/>
          <w:marTop w:val="0"/>
          <w:marBottom w:val="0"/>
          <w:divBdr>
            <w:top w:val="none" w:sz="0" w:space="0" w:color="auto"/>
            <w:left w:val="none" w:sz="0" w:space="0" w:color="auto"/>
            <w:bottom w:val="none" w:sz="0" w:space="0" w:color="auto"/>
            <w:right w:val="none" w:sz="0" w:space="0" w:color="auto"/>
          </w:divBdr>
          <w:divsChild>
            <w:div w:id="1558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1585">
      <w:bodyDiv w:val="1"/>
      <w:marLeft w:val="0"/>
      <w:marRight w:val="0"/>
      <w:marTop w:val="0"/>
      <w:marBottom w:val="0"/>
      <w:divBdr>
        <w:top w:val="none" w:sz="0" w:space="0" w:color="auto"/>
        <w:left w:val="none" w:sz="0" w:space="0" w:color="auto"/>
        <w:bottom w:val="none" w:sz="0" w:space="0" w:color="auto"/>
        <w:right w:val="none" w:sz="0" w:space="0" w:color="auto"/>
      </w:divBdr>
      <w:divsChild>
        <w:div w:id="114955942">
          <w:marLeft w:val="0"/>
          <w:marRight w:val="0"/>
          <w:marTop w:val="0"/>
          <w:marBottom w:val="0"/>
          <w:divBdr>
            <w:top w:val="none" w:sz="0" w:space="0" w:color="auto"/>
            <w:left w:val="none" w:sz="0" w:space="0" w:color="auto"/>
            <w:bottom w:val="none" w:sz="0" w:space="0" w:color="auto"/>
            <w:right w:val="none" w:sz="0" w:space="0" w:color="auto"/>
          </w:divBdr>
          <w:divsChild>
            <w:div w:id="140981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7806">
      <w:bodyDiv w:val="1"/>
      <w:marLeft w:val="0"/>
      <w:marRight w:val="0"/>
      <w:marTop w:val="0"/>
      <w:marBottom w:val="0"/>
      <w:divBdr>
        <w:top w:val="none" w:sz="0" w:space="0" w:color="auto"/>
        <w:left w:val="none" w:sz="0" w:space="0" w:color="auto"/>
        <w:bottom w:val="none" w:sz="0" w:space="0" w:color="auto"/>
        <w:right w:val="none" w:sz="0" w:space="0" w:color="auto"/>
      </w:divBdr>
      <w:divsChild>
        <w:div w:id="1301614248">
          <w:marLeft w:val="0"/>
          <w:marRight w:val="0"/>
          <w:marTop w:val="0"/>
          <w:marBottom w:val="0"/>
          <w:divBdr>
            <w:top w:val="none" w:sz="0" w:space="0" w:color="auto"/>
            <w:left w:val="none" w:sz="0" w:space="0" w:color="auto"/>
            <w:bottom w:val="none" w:sz="0" w:space="0" w:color="auto"/>
            <w:right w:val="none" w:sz="0" w:space="0" w:color="auto"/>
          </w:divBdr>
          <w:divsChild>
            <w:div w:id="150327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8712">
      <w:bodyDiv w:val="1"/>
      <w:marLeft w:val="0"/>
      <w:marRight w:val="0"/>
      <w:marTop w:val="0"/>
      <w:marBottom w:val="0"/>
      <w:divBdr>
        <w:top w:val="none" w:sz="0" w:space="0" w:color="auto"/>
        <w:left w:val="none" w:sz="0" w:space="0" w:color="auto"/>
        <w:bottom w:val="none" w:sz="0" w:space="0" w:color="auto"/>
        <w:right w:val="none" w:sz="0" w:space="0" w:color="auto"/>
      </w:divBdr>
      <w:divsChild>
        <w:div w:id="45809776">
          <w:marLeft w:val="0"/>
          <w:marRight w:val="0"/>
          <w:marTop w:val="0"/>
          <w:marBottom w:val="0"/>
          <w:divBdr>
            <w:top w:val="none" w:sz="0" w:space="0" w:color="auto"/>
            <w:left w:val="none" w:sz="0" w:space="0" w:color="auto"/>
            <w:bottom w:val="none" w:sz="0" w:space="0" w:color="auto"/>
            <w:right w:val="none" w:sz="0" w:space="0" w:color="auto"/>
          </w:divBdr>
          <w:divsChild>
            <w:div w:id="1661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5216">
      <w:bodyDiv w:val="1"/>
      <w:marLeft w:val="0"/>
      <w:marRight w:val="0"/>
      <w:marTop w:val="0"/>
      <w:marBottom w:val="0"/>
      <w:divBdr>
        <w:top w:val="none" w:sz="0" w:space="0" w:color="auto"/>
        <w:left w:val="none" w:sz="0" w:space="0" w:color="auto"/>
        <w:bottom w:val="none" w:sz="0" w:space="0" w:color="auto"/>
        <w:right w:val="none" w:sz="0" w:space="0" w:color="auto"/>
      </w:divBdr>
      <w:divsChild>
        <w:div w:id="1148547025">
          <w:marLeft w:val="0"/>
          <w:marRight w:val="0"/>
          <w:marTop w:val="0"/>
          <w:marBottom w:val="0"/>
          <w:divBdr>
            <w:top w:val="none" w:sz="0" w:space="0" w:color="auto"/>
            <w:left w:val="none" w:sz="0" w:space="0" w:color="auto"/>
            <w:bottom w:val="none" w:sz="0" w:space="0" w:color="auto"/>
            <w:right w:val="none" w:sz="0" w:space="0" w:color="auto"/>
          </w:divBdr>
          <w:divsChild>
            <w:div w:id="71076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4112">
      <w:bodyDiv w:val="1"/>
      <w:marLeft w:val="0"/>
      <w:marRight w:val="0"/>
      <w:marTop w:val="0"/>
      <w:marBottom w:val="0"/>
      <w:divBdr>
        <w:top w:val="none" w:sz="0" w:space="0" w:color="auto"/>
        <w:left w:val="none" w:sz="0" w:space="0" w:color="auto"/>
        <w:bottom w:val="none" w:sz="0" w:space="0" w:color="auto"/>
        <w:right w:val="none" w:sz="0" w:space="0" w:color="auto"/>
      </w:divBdr>
      <w:divsChild>
        <w:div w:id="1625883964">
          <w:marLeft w:val="0"/>
          <w:marRight w:val="0"/>
          <w:marTop w:val="0"/>
          <w:marBottom w:val="0"/>
          <w:divBdr>
            <w:top w:val="none" w:sz="0" w:space="0" w:color="auto"/>
            <w:left w:val="none" w:sz="0" w:space="0" w:color="auto"/>
            <w:bottom w:val="none" w:sz="0" w:space="0" w:color="auto"/>
            <w:right w:val="none" w:sz="0" w:space="0" w:color="auto"/>
          </w:divBdr>
          <w:divsChild>
            <w:div w:id="1202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746">
      <w:bodyDiv w:val="1"/>
      <w:marLeft w:val="0"/>
      <w:marRight w:val="0"/>
      <w:marTop w:val="0"/>
      <w:marBottom w:val="0"/>
      <w:divBdr>
        <w:top w:val="none" w:sz="0" w:space="0" w:color="auto"/>
        <w:left w:val="none" w:sz="0" w:space="0" w:color="auto"/>
        <w:bottom w:val="none" w:sz="0" w:space="0" w:color="auto"/>
        <w:right w:val="none" w:sz="0" w:space="0" w:color="auto"/>
      </w:divBdr>
      <w:divsChild>
        <w:div w:id="93134742">
          <w:marLeft w:val="0"/>
          <w:marRight w:val="0"/>
          <w:marTop w:val="0"/>
          <w:marBottom w:val="0"/>
          <w:divBdr>
            <w:top w:val="none" w:sz="0" w:space="0" w:color="auto"/>
            <w:left w:val="none" w:sz="0" w:space="0" w:color="auto"/>
            <w:bottom w:val="none" w:sz="0" w:space="0" w:color="auto"/>
            <w:right w:val="none" w:sz="0" w:space="0" w:color="auto"/>
          </w:divBdr>
          <w:divsChild>
            <w:div w:id="4258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52385">
      <w:bodyDiv w:val="1"/>
      <w:marLeft w:val="0"/>
      <w:marRight w:val="0"/>
      <w:marTop w:val="0"/>
      <w:marBottom w:val="0"/>
      <w:divBdr>
        <w:top w:val="none" w:sz="0" w:space="0" w:color="auto"/>
        <w:left w:val="none" w:sz="0" w:space="0" w:color="auto"/>
        <w:bottom w:val="none" w:sz="0" w:space="0" w:color="auto"/>
        <w:right w:val="none" w:sz="0" w:space="0" w:color="auto"/>
      </w:divBdr>
      <w:divsChild>
        <w:div w:id="2026205117">
          <w:marLeft w:val="0"/>
          <w:marRight w:val="0"/>
          <w:marTop w:val="0"/>
          <w:marBottom w:val="0"/>
          <w:divBdr>
            <w:top w:val="none" w:sz="0" w:space="0" w:color="auto"/>
            <w:left w:val="none" w:sz="0" w:space="0" w:color="auto"/>
            <w:bottom w:val="none" w:sz="0" w:space="0" w:color="auto"/>
            <w:right w:val="none" w:sz="0" w:space="0" w:color="auto"/>
          </w:divBdr>
          <w:divsChild>
            <w:div w:id="7431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5789">
      <w:bodyDiv w:val="1"/>
      <w:marLeft w:val="0"/>
      <w:marRight w:val="0"/>
      <w:marTop w:val="0"/>
      <w:marBottom w:val="0"/>
      <w:divBdr>
        <w:top w:val="none" w:sz="0" w:space="0" w:color="auto"/>
        <w:left w:val="none" w:sz="0" w:space="0" w:color="auto"/>
        <w:bottom w:val="none" w:sz="0" w:space="0" w:color="auto"/>
        <w:right w:val="none" w:sz="0" w:space="0" w:color="auto"/>
      </w:divBdr>
      <w:divsChild>
        <w:div w:id="1336347127">
          <w:marLeft w:val="0"/>
          <w:marRight w:val="0"/>
          <w:marTop w:val="0"/>
          <w:marBottom w:val="0"/>
          <w:divBdr>
            <w:top w:val="none" w:sz="0" w:space="0" w:color="auto"/>
            <w:left w:val="none" w:sz="0" w:space="0" w:color="auto"/>
            <w:bottom w:val="none" w:sz="0" w:space="0" w:color="auto"/>
            <w:right w:val="none" w:sz="0" w:space="0" w:color="auto"/>
          </w:divBdr>
          <w:divsChild>
            <w:div w:id="94256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7773">
      <w:bodyDiv w:val="1"/>
      <w:marLeft w:val="0"/>
      <w:marRight w:val="0"/>
      <w:marTop w:val="0"/>
      <w:marBottom w:val="0"/>
      <w:divBdr>
        <w:top w:val="none" w:sz="0" w:space="0" w:color="auto"/>
        <w:left w:val="none" w:sz="0" w:space="0" w:color="auto"/>
        <w:bottom w:val="none" w:sz="0" w:space="0" w:color="auto"/>
        <w:right w:val="none" w:sz="0" w:space="0" w:color="auto"/>
      </w:divBdr>
      <w:divsChild>
        <w:div w:id="2052999025">
          <w:marLeft w:val="0"/>
          <w:marRight w:val="0"/>
          <w:marTop w:val="0"/>
          <w:marBottom w:val="0"/>
          <w:divBdr>
            <w:top w:val="none" w:sz="0" w:space="0" w:color="auto"/>
            <w:left w:val="none" w:sz="0" w:space="0" w:color="auto"/>
            <w:bottom w:val="none" w:sz="0" w:space="0" w:color="auto"/>
            <w:right w:val="none" w:sz="0" w:space="0" w:color="auto"/>
          </w:divBdr>
          <w:divsChild>
            <w:div w:id="7174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5676">
      <w:bodyDiv w:val="1"/>
      <w:marLeft w:val="0"/>
      <w:marRight w:val="0"/>
      <w:marTop w:val="0"/>
      <w:marBottom w:val="0"/>
      <w:divBdr>
        <w:top w:val="none" w:sz="0" w:space="0" w:color="auto"/>
        <w:left w:val="none" w:sz="0" w:space="0" w:color="auto"/>
        <w:bottom w:val="none" w:sz="0" w:space="0" w:color="auto"/>
        <w:right w:val="none" w:sz="0" w:space="0" w:color="auto"/>
      </w:divBdr>
      <w:divsChild>
        <w:div w:id="691995397">
          <w:marLeft w:val="0"/>
          <w:marRight w:val="0"/>
          <w:marTop w:val="0"/>
          <w:marBottom w:val="0"/>
          <w:divBdr>
            <w:top w:val="none" w:sz="0" w:space="0" w:color="auto"/>
            <w:left w:val="none" w:sz="0" w:space="0" w:color="auto"/>
            <w:bottom w:val="none" w:sz="0" w:space="0" w:color="auto"/>
            <w:right w:val="none" w:sz="0" w:space="0" w:color="auto"/>
          </w:divBdr>
          <w:divsChild>
            <w:div w:id="133078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6433">
      <w:bodyDiv w:val="1"/>
      <w:marLeft w:val="0"/>
      <w:marRight w:val="0"/>
      <w:marTop w:val="0"/>
      <w:marBottom w:val="0"/>
      <w:divBdr>
        <w:top w:val="none" w:sz="0" w:space="0" w:color="auto"/>
        <w:left w:val="none" w:sz="0" w:space="0" w:color="auto"/>
        <w:bottom w:val="none" w:sz="0" w:space="0" w:color="auto"/>
        <w:right w:val="none" w:sz="0" w:space="0" w:color="auto"/>
      </w:divBdr>
      <w:divsChild>
        <w:div w:id="849682223">
          <w:marLeft w:val="0"/>
          <w:marRight w:val="0"/>
          <w:marTop w:val="0"/>
          <w:marBottom w:val="0"/>
          <w:divBdr>
            <w:top w:val="none" w:sz="0" w:space="0" w:color="auto"/>
            <w:left w:val="none" w:sz="0" w:space="0" w:color="auto"/>
            <w:bottom w:val="none" w:sz="0" w:space="0" w:color="auto"/>
            <w:right w:val="none" w:sz="0" w:space="0" w:color="auto"/>
          </w:divBdr>
          <w:divsChild>
            <w:div w:id="2004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90129">
      <w:bodyDiv w:val="1"/>
      <w:marLeft w:val="0"/>
      <w:marRight w:val="0"/>
      <w:marTop w:val="0"/>
      <w:marBottom w:val="0"/>
      <w:divBdr>
        <w:top w:val="none" w:sz="0" w:space="0" w:color="auto"/>
        <w:left w:val="none" w:sz="0" w:space="0" w:color="auto"/>
        <w:bottom w:val="none" w:sz="0" w:space="0" w:color="auto"/>
        <w:right w:val="none" w:sz="0" w:space="0" w:color="auto"/>
      </w:divBdr>
      <w:divsChild>
        <w:div w:id="410278637">
          <w:marLeft w:val="0"/>
          <w:marRight w:val="0"/>
          <w:marTop w:val="0"/>
          <w:marBottom w:val="0"/>
          <w:divBdr>
            <w:top w:val="none" w:sz="0" w:space="0" w:color="auto"/>
            <w:left w:val="none" w:sz="0" w:space="0" w:color="auto"/>
            <w:bottom w:val="none" w:sz="0" w:space="0" w:color="auto"/>
            <w:right w:val="none" w:sz="0" w:space="0" w:color="auto"/>
          </w:divBdr>
          <w:divsChild>
            <w:div w:id="12539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12577">
      <w:bodyDiv w:val="1"/>
      <w:marLeft w:val="0"/>
      <w:marRight w:val="0"/>
      <w:marTop w:val="0"/>
      <w:marBottom w:val="0"/>
      <w:divBdr>
        <w:top w:val="none" w:sz="0" w:space="0" w:color="auto"/>
        <w:left w:val="none" w:sz="0" w:space="0" w:color="auto"/>
        <w:bottom w:val="none" w:sz="0" w:space="0" w:color="auto"/>
        <w:right w:val="none" w:sz="0" w:space="0" w:color="auto"/>
      </w:divBdr>
      <w:divsChild>
        <w:div w:id="818695633">
          <w:marLeft w:val="0"/>
          <w:marRight w:val="0"/>
          <w:marTop w:val="0"/>
          <w:marBottom w:val="0"/>
          <w:divBdr>
            <w:top w:val="none" w:sz="0" w:space="0" w:color="auto"/>
            <w:left w:val="none" w:sz="0" w:space="0" w:color="auto"/>
            <w:bottom w:val="none" w:sz="0" w:space="0" w:color="auto"/>
            <w:right w:val="none" w:sz="0" w:space="0" w:color="auto"/>
          </w:divBdr>
          <w:divsChild>
            <w:div w:id="2048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2003">
      <w:bodyDiv w:val="1"/>
      <w:marLeft w:val="0"/>
      <w:marRight w:val="0"/>
      <w:marTop w:val="0"/>
      <w:marBottom w:val="0"/>
      <w:divBdr>
        <w:top w:val="none" w:sz="0" w:space="0" w:color="auto"/>
        <w:left w:val="none" w:sz="0" w:space="0" w:color="auto"/>
        <w:bottom w:val="none" w:sz="0" w:space="0" w:color="auto"/>
        <w:right w:val="none" w:sz="0" w:space="0" w:color="auto"/>
      </w:divBdr>
      <w:divsChild>
        <w:div w:id="1366442591">
          <w:marLeft w:val="0"/>
          <w:marRight w:val="0"/>
          <w:marTop w:val="0"/>
          <w:marBottom w:val="0"/>
          <w:divBdr>
            <w:top w:val="none" w:sz="0" w:space="0" w:color="auto"/>
            <w:left w:val="none" w:sz="0" w:space="0" w:color="auto"/>
            <w:bottom w:val="none" w:sz="0" w:space="0" w:color="auto"/>
            <w:right w:val="none" w:sz="0" w:space="0" w:color="auto"/>
          </w:divBdr>
          <w:divsChild>
            <w:div w:id="7750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7748">
      <w:bodyDiv w:val="1"/>
      <w:marLeft w:val="0"/>
      <w:marRight w:val="0"/>
      <w:marTop w:val="0"/>
      <w:marBottom w:val="0"/>
      <w:divBdr>
        <w:top w:val="none" w:sz="0" w:space="0" w:color="auto"/>
        <w:left w:val="none" w:sz="0" w:space="0" w:color="auto"/>
        <w:bottom w:val="none" w:sz="0" w:space="0" w:color="auto"/>
        <w:right w:val="none" w:sz="0" w:space="0" w:color="auto"/>
      </w:divBdr>
      <w:divsChild>
        <w:div w:id="1565679789">
          <w:marLeft w:val="0"/>
          <w:marRight w:val="0"/>
          <w:marTop w:val="0"/>
          <w:marBottom w:val="0"/>
          <w:divBdr>
            <w:top w:val="none" w:sz="0" w:space="0" w:color="auto"/>
            <w:left w:val="none" w:sz="0" w:space="0" w:color="auto"/>
            <w:bottom w:val="none" w:sz="0" w:space="0" w:color="auto"/>
            <w:right w:val="none" w:sz="0" w:space="0" w:color="auto"/>
          </w:divBdr>
          <w:divsChild>
            <w:div w:id="150932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654">
      <w:bodyDiv w:val="1"/>
      <w:marLeft w:val="0"/>
      <w:marRight w:val="0"/>
      <w:marTop w:val="0"/>
      <w:marBottom w:val="0"/>
      <w:divBdr>
        <w:top w:val="none" w:sz="0" w:space="0" w:color="auto"/>
        <w:left w:val="none" w:sz="0" w:space="0" w:color="auto"/>
        <w:bottom w:val="none" w:sz="0" w:space="0" w:color="auto"/>
        <w:right w:val="none" w:sz="0" w:space="0" w:color="auto"/>
      </w:divBdr>
      <w:divsChild>
        <w:div w:id="1005670608">
          <w:marLeft w:val="0"/>
          <w:marRight w:val="0"/>
          <w:marTop w:val="0"/>
          <w:marBottom w:val="0"/>
          <w:divBdr>
            <w:top w:val="none" w:sz="0" w:space="0" w:color="auto"/>
            <w:left w:val="none" w:sz="0" w:space="0" w:color="auto"/>
            <w:bottom w:val="none" w:sz="0" w:space="0" w:color="auto"/>
            <w:right w:val="none" w:sz="0" w:space="0" w:color="auto"/>
          </w:divBdr>
          <w:divsChild>
            <w:div w:id="162905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167">
      <w:bodyDiv w:val="1"/>
      <w:marLeft w:val="0"/>
      <w:marRight w:val="0"/>
      <w:marTop w:val="0"/>
      <w:marBottom w:val="0"/>
      <w:divBdr>
        <w:top w:val="none" w:sz="0" w:space="0" w:color="auto"/>
        <w:left w:val="none" w:sz="0" w:space="0" w:color="auto"/>
        <w:bottom w:val="none" w:sz="0" w:space="0" w:color="auto"/>
        <w:right w:val="none" w:sz="0" w:space="0" w:color="auto"/>
      </w:divBdr>
      <w:divsChild>
        <w:div w:id="1525556449">
          <w:marLeft w:val="0"/>
          <w:marRight w:val="0"/>
          <w:marTop w:val="0"/>
          <w:marBottom w:val="0"/>
          <w:divBdr>
            <w:top w:val="none" w:sz="0" w:space="0" w:color="auto"/>
            <w:left w:val="none" w:sz="0" w:space="0" w:color="auto"/>
            <w:bottom w:val="none" w:sz="0" w:space="0" w:color="auto"/>
            <w:right w:val="none" w:sz="0" w:space="0" w:color="auto"/>
          </w:divBdr>
          <w:divsChild>
            <w:div w:id="36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80158">
      <w:bodyDiv w:val="1"/>
      <w:marLeft w:val="0"/>
      <w:marRight w:val="0"/>
      <w:marTop w:val="0"/>
      <w:marBottom w:val="0"/>
      <w:divBdr>
        <w:top w:val="none" w:sz="0" w:space="0" w:color="auto"/>
        <w:left w:val="none" w:sz="0" w:space="0" w:color="auto"/>
        <w:bottom w:val="none" w:sz="0" w:space="0" w:color="auto"/>
        <w:right w:val="none" w:sz="0" w:space="0" w:color="auto"/>
      </w:divBdr>
      <w:divsChild>
        <w:div w:id="1032656870">
          <w:marLeft w:val="0"/>
          <w:marRight w:val="0"/>
          <w:marTop w:val="0"/>
          <w:marBottom w:val="0"/>
          <w:divBdr>
            <w:top w:val="none" w:sz="0" w:space="0" w:color="auto"/>
            <w:left w:val="none" w:sz="0" w:space="0" w:color="auto"/>
            <w:bottom w:val="none" w:sz="0" w:space="0" w:color="auto"/>
            <w:right w:val="none" w:sz="0" w:space="0" w:color="auto"/>
          </w:divBdr>
          <w:divsChild>
            <w:div w:id="10708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65368">
      <w:bodyDiv w:val="1"/>
      <w:marLeft w:val="0"/>
      <w:marRight w:val="0"/>
      <w:marTop w:val="0"/>
      <w:marBottom w:val="0"/>
      <w:divBdr>
        <w:top w:val="none" w:sz="0" w:space="0" w:color="auto"/>
        <w:left w:val="none" w:sz="0" w:space="0" w:color="auto"/>
        <w:bottom w:val="none" w:sz="0" w:space="0" w:color="auto"/>
        <w:right w:val="none" w:sz="0" w:space="0" w:color="auto"/>
      </w:divBdr>
      <w:divsChild>
        <w:div w:id="2032411333">
          <w:marLeft w:val="0"/>
          <w:marRight w:val="0"/>
          <w:marTop w:val="0"/>
          <w:marBottom w:val="0"/>
          <w:divBdr>
            <w:top w:val="none" w:sz="0" w:space="0" w:color="auto"/>
            <w:left w:val="none" w:sz="0" w:space="0" w:color="auto"/>
            <w:bottom w:val="none" w:sz="0" w:space="0" w:color="auto"/>
            <w:right w:val="none" w:sz="0" w:space="0" w:color="auto"/>
          </w:divBdr>
          <w:divsChild>
            <w:div w:id="1932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773">
      <w:bodyDiv w:val="1"/>
      <w:marLeft w:val="0"/>
      <w:marRight w:val="0"/>
      <w:marTop w:val="0"/>
      <w:marBottom w:val="0"/>
      <w:divBdr>
        <w:top w:val="none" w:sz="0" w:space="0" w:color="auto"/>
        <w:left w:val="none" w:sz="0" w:space="0" w:color="auto"/>
        <w:bottom w:val="none" w:sz="0" w:space="0" w:color="auto"/>
        <w:right w:val="none" w:sz="0" w:space="0" w:color="auto"/>
      </w:divBdr>
      <w:divsChild>
        <w:div w:id="1924558475">
          <w:marLeft w:val="0"/>
          <w:marRight w:val="0"/>
          <w:marTop w:val="0"/>
          <w:marBottom w:val="0"/>
          <w:divBdr>
            <w:top w:val="none" w:sz="0" w:space="0" w:color="auto"/>
            <w:left w:val="none" w:sz="0" w:space="0" w:color="auto"/>
            <w:bottom w:val="none" w:sz="0" w:space="0" w:color="auto"/>
            <w:right w:val="none" w:sz="0" w:space="0" w:color="auto"/>
          </w:divBdr>
          <w:divsChild>
            <w:div w:id="37855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06674">
      <w:bodyDiv w:val="1"/>
      <w:marLeft w:val="0"/>
      <w:marRight w:val="0"/>
      <w:marTop w:val="0"/>
      <w:marBottom w:val="0"/>
      <w:divBdr>
        <w:top w:val="none" w:sz="0" w:space="0" w:color="auto"/>
        <w:left w:val="none" w:sz="0" w:space="0" w:color="auto"/>
        <w:bottom w:val="none" w:sz="0" w:space="0" w:color="auto"/>
        <w:right w:val="none" w:sz="0" w:space="0" w:color="auto"/>
      </w:divBdr>
      <w:divsChild>
        <w:div w:id="2015498764">
          <w:marLeft w:val="0"/>
          <w:marRight w:val="0"/>
          <w:marTop w:val="0"/>
          <w:marBottom w:val="0"/>
          <w:divBdr>
            <w:top w:val="none" w:sz="0" w:space="0" w:color="auto"/>
            <w:left w:val="none" w:sz="0" w:space="0" w:color="auto"/>
            <w:bottom w:val="none" w:sz="0" w:space="0" w:color="auto"/>
            <w:right w:val="none" w:sz="0" w:space="0" w:color="auto"/>
          </w:divBdr>
          <w:divsChild>
            <w:div w:id="10474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05035">
      <w:bodyDiv w:val="1"/>
      <w:marLeft w:val="0"/>
      <w:marRight w:val="0"/>
      <w:marTop w:val="0"/>
      <w:marBottom w:val="0"/>
      <w:divBdr>
        <w:top w:val="none" w:sz="0" w:space="0" w:color="auto"/>
        <w:left w:val="none" w:sz="0" w:space="0" w:color="auto"/>
        <w:bottom w:val="none" w:sz="0" w:space="0" w:color="auto"/>
        <w:right w:val="none" w:sz="0" w:space="0" w:color="auto"/>
      </w:divBdr>
      <w:divsChild>
        <w:div w:id="1640645849">
          <w:marLeft w:val="0"/>
          <w:marRight w:val="0"/>
          <w:marTop w:val="0"/>
          <w:marBottom w:val="0"/>
          <w:divBdr>
            <w:top w:val="none" w:sz="0" w:space="0" w:color="auto"/>
            <w:left w:val="none" w:sz="0" w:space="0" w:color="auto"/>
            <w:bottom w:val="none" w:sz="0" w:space="0" w:color="auto"/>
            <w:right w:val="none" w:sz="0" w:space="0" w:color="auto"/>
          </w:divBdr>
          <w:divsChild>
            <w:div w:id="212155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7241">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0"/>
          <w:marTop w:val="0"/>
          <w:marBottom w:val="0"/>
          <w:divBdr>
            <w:top w:val="none" w:sz="0" w:space="0" w:color="auto"/>
            <w:left w:val="none" w:sz="0" w:space="0" w:color="auto"/>
            <w:bottom w:val="none" w:sz="0" w:space="0" w:color="auto"/>
            <w:right w:val="none" w:sz="0" w:space="0" w:color="auto"/>
          </w:divBdr>
          <w:divsChild>
            <w:div w:id="2514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58153">
      <w:bodyDiv w:val="1"/>
      <w:marLeft w:val="0"/>
      <w:marRight w:val="0"/>
      <w:marTop w:val="0"/>
      <w:marBottom w:val="0"/>
      <w:divBdr>
        <w:top w:val="none" w:sz="0" w:space="0" w:color="auto"/>
        <w:left w:val="none" w:sz="0" w:space="0" w:color="auto"/>
        <w:bottom w:val="none" w:sz="0" w:space="0" w:color="auto"/>
        <w:right w:val="none" w:sz="0" w:space="0" w:color="auto"/>
      </w:divBdr>
      <w:divsChild>
        <w:div w:id="2091271325">
          <w:marLeft w:val="0"/>
          <w:marRight w:val="0"/>
          <w:marTop w:val="0"/>
          <w:marBottom w:val="0"/>
          <w:divBdr>
            <w:top w:val="none" w:sz="0" w:space="0" w:color="auto"/>
            <w:left w:val="none" w:sz="0" w:space="0" w:color="auto"/>
            <w:bottom w:val="none" w:sz="0" w:space="0" w:color="auto"/>
            <w:right w:val="none" w:sz="0" w:space="0" w:color="auto"/>
          </w:divBdr>
          <w:divsChild>
            <w:div w:id="213714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07946">
      <w:bodyDiv w:val="1"/>
      <w:marLeft w:val="0"/>
      <w:marRight w:val="0"/>
      <w:marTop w:val="0"/>
      <w:marBottom w:val="0"/>
      <w:divBdr>
        <w:top w:val="none" w:sz="0" w:space="0" w:color="auto"/>
        <w:left w:val="none" w:sz="0" w:space="0" w:color="auto"/>
        <w:bottom w:val="none" w:sz="0" w:space="0" w:color="auto"/>
        <w:right w:val="none" w:sz="0" w:space="0" w:color="auto"/>
      </w:divBdr>
      <w:divsChild>
        <w:div w:id="40519581">
          <w:marLeft w:val="0"/>
          <w:marRight w:val="0"/>
          <w:marTop w:val="0"/>
          <w:marBottom w:val="0"/>
          <w:divBdr>
            <w:top w:val="none" w:sz="0" w:space="0" w:color="auto"/>
            <w:left w:val="none" w:sz="0" w:space="0" w:color="auto"/>
            <w:bottom w:val="none" w:sz="0" w:space="0" w:color="auto"/>
            <w:right w:val="none" w:sz="0" w:space="0" w:color="auto"/>
          </w:divBdr>
          <w:divsChild>
            <w:div w:id="16392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22947">
      <w:bodyDiv w:val="1"/>
      <w:marLeft w:val="0"/>
      <w:marRight w:val="0"/>
      <w:marTop w:val="0"/>
      <w:marBottom w:val="0"/>
      <w:divBdr>
        <w:top w:val="none" w:sz="0" w:space="0" w:color="auto"/>
        <w:left w:val="none" w:sz="0" w:space="0" w:color="auto"/>
        <w:bottom w:val="none" w:sz="0" w:space="0" w:color="auto"/>
        <w:right w:val="none" w:sz="0" w:space="0" w:color="auto"/>
      </w:divBdr>
      <w:divsChild>
        <w:div w:id="1683622835">
          <w:marLeft w:val="0"/>
          <w:marRight w:val="0"/>
          <w:marTop w:val="0"/>
          <w:marBottom w:val="0"/>
          <w:divBdr>
            <w:top w:val="none" w:sz="0" w:space="0" w:color="auto"/>
            <w:left w:val="none" w:sz="0" w:space="0" w:color="auto"/>
            <w:bottom w:val="none" w:sz="0" w:space="0" w:color="auto"/>
            <w:right w:val="none" w:sz="0" w:space="0" w:color="auto"/>
          </w:divBdr>
          <w:divsChild>
            <w:div w:id="7768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5647">
      <w:bodyDiv w:val="1"/>
      <w:marLeft w:val="0"/>
      <w:marRight w:val="0"/>
      <w:marTop w:val="0"/>
      <w:marBottom w:val="0"/>
      <w:divBdr>
        <w:top w:val="none" w:sz="0" w:space="0" w:color="auto"/>
        <w:left w:val="none" w:sz="0" w:space="0" w:color="auto"/>
        <w:bottom w:val="none" w:sz="0" w:space="0" w:color="auto"/>
        <w:right w:val="none" w:sz="0" w:space="0" w:color="auto"/>
      </w:divBdr>
      <w:divsChild>
        <w:div w:id="2122992598">
          <w:marLeft w:val="0"/>
          <w:marRight w:val="0"/>
          <w:marTop w:val="0"/>
          <w:marBottom w:val="0"/>
          <w:divBdr>
            <w:top w:val="none" w:sz="0" w:space="0" w:color="auto"/>
            <w:left w:val="none" w:sz="0" w:space="0" w:color="auto"/>
            <w:bottom w:val="none" w:sz="0" w:space="0" w:color="auto"/>
            <w:right w:val="none" w:sz="0" w:space="0" w:color="auto"/>
          </w:divBdr>
          <w:divsChild>
            <w:div w:id="1228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3178">
      <w:bodyDiv w:val="1"/>
      <w:marLeft w:val="0"/>
      <w:marRight w:val="0"/>
      <w:marTop w:val="0"/>
      <w:marBottom w:val="0"/>
      <w:divBdr>
        <w:top w:val="none" w:sz="0" w:space="0" w:color="auto"/>
        <w:left w:val="none" w:sz="0" w:space="0" w:color="auto"/>
        <w:bottom w:val="none" w:sz="0" w:space="0" w:color="auto"/>
        <w:right w:val="none" w:sz="0" w:space="0" w:color="auto"/>
      </w:divBdr>
      <w:divsChild>
        <w:div w:id="1851723720">
          <w:marLeft w:val="0"/>
          <w:marRight w:val="0"/>
          <w:marTop w:val="0"/>
          <w:marBottom w:val="0"/>
          <w:divBdr>
            <w:top w:val="none" w:sz="0" w:space="0" w:color="auto"/>
            <w:left w:val="none" w:sz="0" w:space="0" w:color="auto"/>
            <w:bottom w:val="none" w:sz="0" w:space="0" w:color="auto"/>
            <w:right w:val="none" w:sz="0" w:space="0" w:color="auto"/>
          </w:divBdr>
          <w:divsChild>
            <w:div w:id="3229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4656">
      <w:bodyDiv w:val="1"/>
      <w:marLeft w:val="0"/>
      <w:marRight w:val="0"/>
      <w:marTop w:val="0"/>
      <w:marBottom w:val="0"/>
      <w:divBdr>
        <w:top w:val="none" w:sz="0" w:space="0" w:color="auto"/>
        <w:left w:val="none" w:sz="0" w:space="0" w:color="auto"/>
        <w:bottom w:val="none" w:sz="0" w:space="0" w:color="auto"/>
        <w:right w:val="none" w:sz="0" w:space="0" w:color="auto"/>
      </w:divBdr>
      <w:divsChild>
        <w:div w:id="949315981">
          <w:marLeft w:val="0"/>
          <w:marRight w:val="0"/>
          <w:marTop w:val="0"/>
          <w:marBottom w:val="0"/>
          <w:divBdr>
            <w:top w:val="none" w:sz="0" w:space="0" w:color="auto"/>
            <w:left w:val="none" w:sz="0" w:space="0" w:color="auto"/>
            <w:bottom w:val="none" w:sz="0" w:space="0" w:color="auto"/>
            <w:right w:val="none" w:sz="0" w:space="0" w:color="auto"/>
          </w:divBdr>
          <w:divsChild>
            <w:div w:id="136971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045625">
      <w:bodyDiv w:val="1"/>
      <w:marLeft w:val="0"/>
      <w:marRight w:val="0"/>
      <w:marTop w:val="0"/>
      <w:marBottom w:val="0"/>
      <w:divBdr>
        <w:top w:val="none" w:sz="0" w:space="0" w:color="auto"/>
        <w:left w:val="none" w:sz="0" w:space="0" w:color="auto"/>
        <w:bottom w:val="none" w:sz="0" w:space="0" w:color="auto"/>
        <w:right w:val="none" w:sz="0" w:space="0" w:color="auto"/>
      </w:divBdr>
      <w:divsChild>
        <w:div w:id="1273589767">
          <w:marLeft w:val="0"/>
          <w:marRight w:val="0"/>
          <w:marTop w:val="0"/>
          <w:marBottom w:val="0"/>
          <w:divBdr>
            <w:top w:val="none" w:sz="0" w:space="0" w:color="auto"/>
            <w:left w:val="none" w:sz="0" w:space="0" w:color="auto"/>
            <w:bottom w:val="none" w:sz="0" w:space="0" w:color="auto"/>
            <w:right w:val="none" w:sz="0" w:space="0" w:color="auto"/>
          </w:divBdr>
          <w:divsChild>
            <w:div w:id="18895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566">
      <w:bodyDiv w:val="1"/>
      <w:marLeft w:val="0"/>
      <w:marRight w:val="0"/>
      <w:marTop w:val="0"/>
      <w:marBottom w:val="0"/>
      <w:divBdr>
        <w:top w:val="none" w:sz="0" w:space="0" w:color="auto"/>
        <w:left w:val="none" w:sz="0" w:space="0" w:color="auto"/>
        <w:bottom w:val="none" w:sz="0" w:space="0" w:color="auto"/>
        <w:right w:val="none" w:sz="0" w:space="0" w:color="auto"/>
      </w:divBdr>
      <w:divsChild>
        <w:div w:id="1359086368">
          <w:marLeft w:val="0"/>
          <w:marRight w:val="0"/>
          <w:marTop w:val="0"/>
          <w:marBottom w:val="0"/>
          <w:divBdr>
            <w:top w:val="none" w:sz="0" w:space="0" w:color="auto"/>
            <w:left w:val="none" w:sz="0" w:space="0" w:color="auto"/>
            <w:bottom w:val="none" w:sz="0" w:space="0" w:color="auto"/>
            <w:right w:val="none" w:sz="0" w:space="0" w:color="auto"/>
          </w:divBdr>
          <w:divsChild>
            <w:div w:id="4239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15446">
      <w:bodyDiv w:val="1"/>
      <w:marLeft w:val="0"/>
      <w:marRight w:val="0"/>
      <w:marTop w:val="0"/>
      <w:marBottom w:val="0"/>
      <w:divBdr>
        <w:top w:val="none" w:sz="0" w:space="0" w:color="auto"/>
        <w:left w:val="none" w:sz="0" w:space="0" w:color="auto"/>
        <w:bottom w:val="none" w:sz="0" w:space="0" w:color="auto"/>
        <w:right w:val="none" w:sz="0" w:space="0" w:color="auto"/>
      </w:divBdr>
      <w:divsChild>
        <w:div w:id="1280339124">
          <w:marLeft w:val="0"/>
          <w:marRight w:val="0"/>
          <w:marTop w:val="0"/>
          <w:marBottom w:val="0"/>
          <w:divBdr>
            <w:top w:val="none" w:sz="0" w:space="0" w:color="auto"/>
            <w:left w:val="none" w:sz="0" w:space="0" w:color="auto"/>
            <w:bottom w:val="none" w:sz="0" w:space="0" w:color="auto"/>
            <w:right w:val="none" w:sz="0" w:space="0" w:color="auto"/>
          </w:divBdr>
          <w:divsChild>
            <w:div w:id="13055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02561">
      <w:bodyDiv w:val="1"/>
      <w:marLeft w:val="0"/>
      <w:marRight w:val="0"/>
      <w:marTop w:val="0"/>
      <w:marBottom w:val="0"/>
      <w:divBdr>
        <w:top w:val="none" w:sz="0" w:space="0" w:color="auto"/>
        <w:left w:val="none" w:sz="0" w:space="0" w:color="auto"/>
        <w:bottom w:val="none" w:sz="0" w:space="0" w:color="auto"/>
        <w:right w:val="none" w:sz="0" w:space="0" w:color="auto"/>
      </w:divBdr>
      <w:divsChild>
        <w:div w:id="1218778730">
          <w:marLeft w:val="0"/>
          <w:marRight w:val="0"/>
          <w:marTop w:val="0"/>
          <w:marBottom w:val="0"/>
          <w:divBdr>
            <w:top w:val="none" w:sz="0" w:space="0" w:color="auto"/>
            <w:left w:val="none" w:sz="0" w:space="0" w:color="auto"/>
            <w:bottom w:val="none" w:sz="0" w:space="0" w:color="auto"/>
            <w:right w:val="none" w:sz="0" w:space="0" w:color="auto"/>
          </w:divBdr>
          <w:divsChild>
            <w:div w:id="18490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49124">
      <w:bodyDiv w:val="1"/>
      <w:marLeft w:val="0"/>
      <w:marRight w:val="0"/>
      <w:marTop w:val="0"/>
      <w:marBottom w:val="0"/>
      <w:divBdr>
        <w:top w:val="none" w:sz="0" w:space="0" w:color="auto"/>
        <w:left w:val="none" w:sz="0" w:space="0" w:color="auto"/>
        <w:bottom w:val="none" w:sz="0" w:space="0" w:color="auto"/>
        <w:right w:val="none" w:sz="0" w:space="0" w:color="auto"/>
      </w:divBdr>
      <w:divsChild>
        <w:div w:id="968710620">
          <w:marLeft w:val="0"/>
          <w:marRight w:val="0"/>
          <w:marTop w:val="0"/>
          <w:marBottom w:val="0"/>
          <w:divBdr>
            <w:top w:val="none" w:sz="0" w:space="0" w:color="auto"/>
            <w:left w:val="none" w:sz="0" w:space="0" w:color="auto"/>
            <w:bottom w:val="none" w:sz="0" w:space="0" w:color="auto"/>
            <w:right w:val="none" w:sz="0" w:space="0" w:color="auto"/>
          </w:divBdr>
          <w:divsChild>
            <w:div w:id="204841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4253">
      <w:bodyDiv w:val="1"/>
      <w:marLeft w:val="0"/>
      <w:marRight w:val="0"/>
      <w:marTop w:val="0"/>
      <w:marBottom w:val="0"/>
      <w:divBdr>
        <w:top w:val="none" w:sz="0" w:space="0" w:color="auto"/>
        <w:left w:val="none" w:sz="0" w:space="0" w:color="auto"/>
        <w:bottom w:val="none" w:sz="0" w:space="0" w:color="auto"/>
        <w:right w:val="none" w:sz="0" w:space="0" w:color="auto"/>
      </w:divBdr>
      <w:divsChild>
        <w:div w:id="494227775">
          <w:marLeft w:val="0"/>
          <w:marRight w:val="0"/>
          <w:marTop w:val="0"/>
          <w:marBottom w:val="0"/>
          <w:divBdr>
            <w:top w:val="none" w:sz="0" w:space="0" w:color="auto"/>
            <w:left w:val="none" w:sz="0" w:space="0" w:color="auto"/>
            <w:bottom w:val="none" w:sz="0" w:space="0" w:color="auto"/>
            <w:right w:val="none" w:sz="0" w:space="0" w:color="auto"/>
          </w:divBdr>
          <w:divsChild>
            <w:div w:id="8498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907">
      <w:bodyDiv w:val="1"/>
      <w:marLeft w:val="0"/>
      <w:marRight w:val="0"/>
      <w:marTop w:val="0"/>
      <w:marBottom w:val="0"/>
      <w:divBdr>
        <w:top w:val="none" w:sz="0" w:space="0" w:color="auto"/>
        <w:left w:val="none" w:sz="0" w:space="0" w:color="auto"/>
        <w:bottom w:val="none" w:sz="0" w:space="0" w:color="auto"/>
        <w:right w:val="none" w:sz="0" w:space="0" w:color="auto"/>
      </w:divBdr>
      <w:divsChild>
        <w:div w:id="1764960735">
          <w:marLeft w:val="0"/>
          <w:marRight w:val="0"/>
          <w:marTop w:val="0"/>
          <w:marBottom w:val="0"/>
          <w:divBdr>
            <w:top w:val="none" w:sz="0" w:space="0" w:color="auto"/>
            <w:left w:val="none" w:sz="0" w:space="0" w:color="auto"/>
            <w:bottom w:val="none" w:sz="0" w:space="0" w:color="auto"/>
            <w:right w:val="none" w:sz="0" w:space="0" w:color="auto"/>
          </w:divBdr>
          <w:divsChild>
            <w:div w:id="89104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65827">
      <w:bodyDiv w:val="1"/>
      <w:marLeft w:val="0"/>
      <w:marRight w:val="0"/>
      <w:marTop w:val="0"/>
      <w:marBottom w:val="0"/>
      <w:divBdr>
        <w:top w:val="none" w:sz="0" w:space="0" w:color="auto"/>
        <w:left w:val="none" w:sz="0" w:space="0" w:color="auto"/>
        <w:bottom w:val="none" w:sz="0" w:space="0" w:color="auto"/>
        <w:right w:val="none" w:sz="0" w:space="0" w:color="auto"/>
      </w:divBdr>
      <w:divsChild>
        <w:div w:id="1802653534">
          <w:marLeft w:val="0"/>
          <w:marRight w:val="0"/>
          <w:marTop w:val="0"/>
          <w:marBottom w:val="0"/>
          <w:divBdr>
            <w:top w:val="none" w:sz="0" w:space="0" w:color="auto"/>
            <w:left w:val="none" w:sz="0" w:space="0" w:color="auto"/>
            <w:bottom w:val="none" w:sz="0" w:space="0" w:color="auto"/>
            <w:right w:val="none" w:sz="0" w:space="0" w:color="auto"/>
          </w:divBdr>
          <w:divsChild>
            <w:div w:id="18561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122">
      <w:bodyDiv w:val="1"/>
      <w:marLeft w:val="0"/>
      <w:marRight w:val="0"/>
      <w:marTop w:val="0"/>
      <w:marBottom w:val="0"/>
      <w:divBdr>
        <w:top w:val="none" w:sz="0" w:space="0" w:color="auto"/>
        <w:left w:val="none" w:sz="0" w:space="0" w:color="auto"/>
        <w:bottom w:val="none" w:sz="0" w:space="0" w:color="auto"/>
        <w:right w:val="none" w:sz="0" w:space="0" w:color="auto"/>
      </w:divBdr>
      <w:divsChild>
        <w:div w:id="1453866645">
          <w:marLeft w:val="0"/>
          <w:marRight w:val="0"/>
          <w:marTop w:val="0"/>
          <w:marBottom w:val="0"/>
          <w:divBdr>
            <w:top w:val="none" w:sz="0" w:space="0" w:color="auto"/>
            <w:left w:val="none" w:sz="0" w:space="0" w:color="auto"/>
            <w:bottom w:val="none" w:sz="0" w:space="0" w:color="auto"/>
            <w:right w:val="none" w:sz="0" w:space="0" w:color="auto"/>
          </w:divBdr>
          <w:divsChild>
            <w:div w:id="20117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2812">
      <w:bodyDiv w:val="1"/>
      <w:marLeft w:val="0"/>
      <w:marRight w:val="0"/>
      <w:marTop w:val="0"/>
      <w:marBottom w:val="0"/>
      <w:divBdr>
        <w:top w:val="none" w:sz="0" w:space="0" w:color="auto"/>
        <w:left w:val="none" w:sz="0" w:space="0" w:color="auto"/>
        <w:bottom w:val="none" w:sz="0" w:space="0" w:color="auto"/>
        <w:right w:val="none" w:sz="0" w:space="0" w:color="auto"/>
      </w:divBdr>
      <w:divsChild>
        <w:div w:id="528838527">
          <w:marLeft w:val="0"/>
          <w:marRight w:val="0"/>
          <w:marTop w:val="0"/>
          <w:marBottom w:val="0"/>
          <w:divBdr>
            <w:top w:val="none" w:sz="0" w:space="0" w:color="auto"/>
            <w:left w:val="none" w:sz="0" w:space="0" w:color="auto"/>
            <w:bottom w:val="none" w:sz="0" w:space="0" w:color="auto"/>
            <w:right w:val="none" w:sz="0" w:space="0" w:color="auto"/>
          </w:divBdr>
          <w:divsChild>
            <w:div w:id="1181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8029">
      <w:bodyDiv w:val="1"/>
      <w:marLeft w:val="0"/>
      <w:marRight w:val="0"/>
      <w:marTop w:val="0"/>
      <w:marBottom w:val="0"/>
      <w:divBdr>
        <w:top w:val="none" w:sz="0" w:space="0" w:color="auto"/>
        <w:left w:val="none" w:sz="0" w:space="0" w:color="auto"/>
        <w:bottom w:val="none" w:sz="0" w:space="0" w:color="auto"/>
        <w:right w:val="none" w:sz="0" w:space="0" w:color="auto"/>
      </w:divBdr>
      <w:divsChild>
        <w:div w:id="1864249037">
          <w:marLeft w:val="0"/>
          <w:marRight w:val="0"/>
          <w:marTop w:val="0"/>
          <w:marBottom w:val="0"/>
          <w:divBdr>
            <w:top w:val="none" w:sz="0" w:space="0" w:color="auto"/>
            <w:left w:val="none" w:sz="0" w:space="0" w:color="auto"/>
            <w:bottom w:val="none" w:sz="0" w:space="0" w:color="auto"/>
            <w:right w:val="none" w:sz="0" w:space="0" w:color="auto"/>
          </w:divBdr>
          <w:divsChild>
            <w:div w:id="17675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187">
      <w:bodyDiv w:val="1"/>
      <w:marLeft w:val="0"/>
      <w:marRight w:val="0"/>
      <w:marTop w:val="0"/>
      <w:marBottom w:val="0"/>
      <w:divBdr>
        <w:top w:val="none" w:sz="0" w:space="0" w:color="auto"/>
        <w:left w:val="none" w:sz="0" w:space="0" w:color="auto"/>
        <w:bottom w:val="none" w:sz="0" w:space="0" w:color="auto"/>
        <w:right w:val="none" w:sz="0" w:space="0" w:color="auto"/>
      </w:divBdr>
      <w:divsChild>
        <w:div w:id="990669551">
          <w:marLeft w:val="0"/>
          <w:marRight w:val="0"/>
          <w:marTop w:val="0"/>
          <w:marBottom w:val="0"/>
          <w:divBdr>
            <w:top w:val="none" w:sz="0" w:space="0" w:color="auto"/>
            <w:left w:val="none" w:sz="0" w:space="0" w:color="auto"/>
            <w:bottom w:val="none" w:sz="0" w:space="0" w:color="auto"/>
            <w:right w:val="none" w:sz="0" w:space="0" w:color="auto"/>
          </w:divBdr>
          <w:divsChild>
            <w:div w:id="88409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0709">
      <w:bodyDiv w:val="1"/>
      <w:marLeft w:val="0"/>
      <w:marRight w:val="0"/>
      <w:marTop w:val="0"/>
      <w:marBottom w:val="0"/>
      <w:divBdr>
        <w:top w:val="none" w:sz="0" w:space="0" w:color="auto"/>
        <w:left w:val="none" w:sz="0" w:space="0" w:color="auto"/>
        <w:bottom w:val="none" w:sz="0" w:space="0" w:color="auto"/>
        <w:right w:val="none" w:sz="0" w:space="0" w:color="auto"/>
      </w:divBdr>
      <w:divsChild>
        <w:div w:id="1828086704">
          <w:marLeft w:val="0"/>
          <w:marRight w:val="0"/>
          <w:marTop w:val="0"/>
          <w:marBottom w:val="0"/>
          <w:divBdr>
            <w:top w:val="none" w:sz="0" w:space="0" w:color="auto"/>
            <w:left w:val="none" w:sz="0" w:space="0" w:color="auto"/>
            <w:bottom w:val="none" w:sz="0" w:space="0" w:color="auto"/>
            <w:right w:val="none" w:sz="0" w:space="0" w:color="auto"/>
          </w:divBdr>
          <w:divsChild>
            <w:div w:id="163009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8425">
      <w:bodyDiv w:val="1"/>
      <w:marLeft w:val="0"/>
      <w:marRight w:val="0"/>
      <w:marTop w:val="0"/>
      <w:marBottom w:val="0"/>
      <w:divBdr>
        <w:top w:val="none" w:sz="0" w:space="0" w:color="auto"/>
        <w:left w:val="none" w:sz="0" w:space="0" w:color="auto"/>
        <w:bottom w:val="none" w:sz="0" w:space="0" w:color="auto"/>
        <w:right w:val="none" w:sz="0" w:space="0" w:color="auto"/>
      </w:divBdr>
      <w:divsChild>
        <w:div w:id="1526551340">
          <w:marLeft w:val="0"/>
          <w:marRight w:val="0"/>
          <w:marTop w:val="0"/>
          <w:marBottom w:val="0"/>
          <w:divBdr>
            <w:top w:val="none" w:sz="0" w:space="0" w:color="auto"/>
            <w:left w:val="none" w:sz="0" w:space="0" w:color="auto"/>
            <w:bottom w:val="none" w:sz="0" w:space="0" w:color="auto"/>
            <w:right w:val="none" w:sz="0" w:space="0" w:color="auto"/>
          </w:divBdr>
          <w:divsChild>
            <w:div w:id="36938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14868">
      <w:bodyDiv w:val="1"/>
      <w:marLeft w:val="0"/>
      <w:marRight w:val="0"/>
      <w:marTop w:val="0"/>
      <w:marBottom w:val="0"/>
      <w:divBdr>
        <w:top w:val="none" w:sz="0" w:space="0" w:color="auto"/>
        <w:left w:val="none" w:sz="0" w:space="0" w:color="auto"/>
        <w:bottom w:val="none" w:sz="0" w:space="0" w:color="auto"/>
        <w:right w:val="none" w:sz="0" w:space="0" w:color="auto"/>
      </w:divBdr>
      <w:divsChild>
        <w:div w:id="155078668">
          <w:marLeft w:val="0"/>
          <w:marRight w:val="0"/>
          <w:marTop w:val="0"/>
          <w:marBottom w:val="0"/>
          <w:divBdr>
            <w:top w:val="none" w:sz="0" w:space="0" w:color="auto"/>
            <w:left w:val="none" w:sz="0" w:space="0" w:color="auto"/>
            <w:bottom w:val="none" w:sz="0" w:space="0" w:color="auto"/>
            <w:right w:val="none" w:sz="0" w:space="0" w:color="auto"/>
          </w:divBdr>
          <w:divsChild>
            <w:div w:id="2704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477">
      <w:bodyDiv w:val="1"/>
      <w:marLeft w:val="0"/>
      <w:marRight w:val="0"/>
      <w:marTop w:val="0"/>
      <w:marBottom w:val="0"/>
      <w:divBdr>
        <w:top w:val="none" w:sz="0" w:space="0" w:color="auto"/>
        <w:left w:val="none" w:sz="0" w:space="0" w:color="auto"/>
        <w:bottom w:val="none" w:sz="0" w:space="0" w:color="auto"/>
        <w:right w:val="none" w:sz="0" w:space="0" w:color="auto"/>
      </w:divBdr>
      <w:divsChild>
        <w:div w:id="291447967">
          <w:marLeft w:val="0"/>
          <w:marRight w:val="0"/>
          <w:marTop w:val="0"/>
          <w:marBottom w:val="0"/>
          <w:divBdr>
            <w:top w:val="none" w:sz="0" w:space="0" w:color="auto"/>
            <w:left w:val="none" w:sz="0" w:space="0" w:color="auto"/>
            <w:bottom w:val="none" w:sz="0" w:space="0" w:color="auto"/>
            <w:right w:val="none" w:sz="0" w:space="0" w:color="auto"/>
          </w:divBdr>
          <w:divsChild>
            <w:div w:id="181753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062">
      <w:bodyDiv w:val="1"/>
      <w:marLeft w:val="0"/>
      <w:marRight w:val="0"/>
      <w:marTop w:val="0"/>
      <w:marBottom w:val="0"/>
      <w:divBdr>
        <w:top w:val="none" w:sz="0" w:space="0" w:color="auto"/>
        <w:left w:val="none" w:sz="0" w:space="0" w:color="auto"/>
        <w:bottom w:val="none" w:sz="0" w:space="0" w:color="auto"/>
        <w:right w:val="none" w:sz="0" w:space="0" w:color="auto"/>
      </w:divBdr>
      <w:divsChild>
        <w:div w:id="1381859190">
          <w:marLeft w:val="0"/>
          <w:marRight w:val="0"/>
          <w:marTop w:val="0"/>
          <w:marBottom w:val="0"/>
          <w:divBdr>
            <w:top w:val="none" w:sz="0" w:space="0" w:color="auto"/>
            <w:left w:val="none" w:sz="0" w:space="0" w:color="auto"/>
            <w:bottom w:val="none" w:sz="0" w:space="0" w:color="auto"/>
            <w:right w:val="none" w:sz="0" w:space="0" w:color="auto"/>
          </w:divBdr>
          <w:divsChild>
            <w:div w:id="18860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3039">
      <w:bodyDiv w:val="1"/>
      <w:marLeft w:val="0"/>
      <w:marRight w:val="0"/>
      <w:marTop w:val="0"/>
      <w:marBottom w:val="0"/>
      <w:divBdr>
        <w:top w:val="none" w:sz="0" w:space="0" w:color="auto"/>
        <w:left w:val="none" w:sz="0" w:space="0" w:color="auto"/>
        <w:bottom w:val="none" w:sz="0" w:space="0" w:color="auto"/>
        <w:right w:val="none" w:sz="0" w:space="0" w:color="auto"/>
      </w:divBdr>
      <w:divsChild>
        <w:div w:id="1046569260">
          <w:marLeft w:val="0"/>
          <w:marRight w:val="0"/>
          <w:marTop w:val="0"/>
          <w:marBottom w:val="0"/>
          <w:divBdr>
            <w:top w:val="none" w:sz="0" w:space="0" w:color="auto"/>
            <w:left w:val="none" w:sz="0" w:space="0" w:color="auto"/>
            <w:bottom w:val="none" w:sz="0" w:space="0" w:color="auto"/>
            <w:right w:val="none" w:sz="0" w:space="0" w:color="auto"/>
          </w:divBdr>
          <w:divsChild>
            <w:div w:id="168378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4053">
      <w:bodyDiv w:val="1"/>
      <w:marLeft w:val="0"/>
      <w:marRight w:val="0"/>
      <w:marTop w:val="0"/>
      <w:marBottom w:val="0"/>
      <w:divBdr>
        <w:top w:val="none" w:sz="0" w:space="0" w:color="auto"/>
        <w:left w:val="none" w:sz="0" w:space="0" w:color="auto"/>
        <w:bottom w:val="none" w:sz="0" w:space="0" w:color="auto"/>
        <w:right w:val="none" w:sz="0" w:space="0" w:color="auto"/>
      </w:divBdr>
      <w:divsChild>
        <w:div w:id="499390312">
          <w:marLeft w:val="0"/>
          <w:marRight w:val="0"/>
          <w:marTop w:val="0"/>
          <w:marBottom w:val="0"/>
          <w:divBdr>
            <w:top w:val="none" w:sz="0" w:space="0" w:color="auto"/>
            <w:left w:val="none" w:sz="0" w:space="0" w:color="auto"/>
            <w:bottom w:val="none" w:sz="0" w:space="0" w:color="auto"/>
            <w:right w:val="none" w:sz="0" w:space="0" w:color="auto"/>
          </w:divBdr>
          <w:divsChild>
            <w:div w:id="13731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3237">
      <w:bodyDiv w:val="1"/>
      <w:marLeft w:val="0"/>
      <w:marRight w:val="0"/>
      <w:marTop w:val="0"/>
      <w:marBottom w:val="0"/>
      <w:divBdr>
        <w:top w:val="none" w:sz="0" w:space="0" w:color="auto"/>
        <w:left w:val="none" w:sz="0" w:space="0" w:color="auto"/>
        <w:bottom w:val="none" w:sz="0" w:space="0" w:color="auto"/>
        <w:right w:val="none" w:sz="0" w:space="0" w:color="auto"/>
      </w:divBdr>
      <w:divsChild>
        <w:div w:id="952130726">
          <w:marLeft w:val="0"/>
          <w:marRight w:val="0"/>
          <w:marTop w:val="0"/>
          <w:marBottom w:val="0"/>
          <w:divBdr>
            <w:top w:val="none" w:sz="0" w:space="0" w:color="auto"/>
            <w:left w:val="none" w:sz="0" w:space="0" w:color="auto"/>
            <w:bottom w:val="none" w:sz="0" w:space="0" w:color="auto"/>
            <w:right w:val="none" w:sz="0" w:space="0" w:color="auto"/>
          </w:divBdr>
          <w:divsChild>
            <w:div w:id="1257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1203">
      <w:bodyDiv w:val="1"/>
      <w:marLeft w:val="0"/>
      <w:marRight w:val="0"/>
      <w:marTop w:val="0"/>
      <w:marBottom w:val="0"/>
      <w:divBdr>
        <w:top w:val="none" w:sz="0" w:space="0" w:color="auto"/>
        <w:left w:val="none" w:sz="0" w:space="0" w:color="auto"/>
        <w:bottom w:val="none" w:sz="0" w:space="0" w:color="auto"/>
        <w:right w:val="none" w:sz="0" w:space="0" w:color="auto"/>
      </w:divBdr>
      <w:divsChild>
        <w:div w:id="42024617">
          <w:marLeft w:val="0"/>
          <w:marRight w:val="0"/>
          <w:marTop w:val="0"/>
          <w:marBottom w:val="0"/>
          <w:divBdr>
            <w:top w:val="none" w:sz="0" w:space="0" w:color="auto"/>
            <w:left w:val="none" w:sz="0" w:space="0" w:color="auto"/>
            <w:bottom w:val="none" w:sz="0" w:space="0" w:color="auto"/>
            <w:right w:val="none" w:sz="0" w:space="0" w:color="auto"/>
          </w:divBdr>
          <w:divsChild>
            <w:div w:id="19790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288">
      <w:bodyDiv w:val="1"/>
      <w:marLeft w:val="0"/>
      <w:marRight w:val="0"/>
      <w:marTop w:val="0"/>
      <w:marBottom w:val="0"/>
      <w:divBdr>
        <w:top w:val="none" w:sz="0" w:space="0" w:color="auto"/>
        <w:left w:val="none" w:sz="0" w:space="0" w:color="auto"/>
        <w:bottom w:val="none" w:sz="0" w:space="0" w:color="auto"/>
        <w:right w:val="none" w:sz="0" w:space="0" w:color="auto"/>
      </w:divBdr>
      <w:divsChild>
        <w:div w:id="1844658664">
          <w:marLeft w:val="0"/>
          <w:marRight w:val="0"/>
          <w:marTop w:val="0"/>
          <w:marBottom w:val="0"/>
          <w:divBdr>
            <w:top w:val="none" w:sz="0" w:space="0" w:color="auto"/>
            <w:left w:val="none" w:sz="0" w:space="0" w:color="auto"/>
            <w:bottom w:val="none" w:sz="0" w:space="0" w:color="auto"/>
            <w:right w:val="none" w:sz="0" w:space="0" w:color="auto"/>
          </w:divBdr>
          <w:divsChild>
            <w:div w:id="12425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1593">
      <w:bodyDiv w:val="1"/>
      <w:marLeft w:val="0"/>
      <w:marRight w:val="0"/>
      <w:marTop w:val="0"/>
      <w:marBottom w:val="0"/>
      <w:divBdr>
        <w:top w:val="none" w:sz="0" w:space="0" w:color="auto"/>
        <w:left w:val="none" w:sz="0" w:space="0" w:color="auto"/>
        <w:bottom w:val="none" w:sz="0" w:space="0" w:color="auto"/>
        <w:right w:val="none" w:sz="0" w:space="0" w:color="auto"/>
      </w:divBdr>
      <w:divsChild>
        <w:div w:id="1169712211">
          <w:marLeft w:val="0"/>
          <w:marRight w:val="0"/>
          <w:marTop w:val="0"/>
          <w:marBottom w:val="0"/>
          <w:divBdr>
            <w:top w:val="none" w:sz="0" w:space="0" w:color="auto"/>
            <w:left w:val="none" w:sz="0" w:space="0" w:color="auto"/>
            <w:bottom w:val="none" w:sz="0" w:space="0" w:color="auto"/>
            <w:right w:val="none" w:sz="0" w:space="0" w:color="auto"/>
          </w:divBdr>
          <w:divsChild>
            <w:div w:id="6258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1488">
      <w:bodyDiv w:val="1"/>
      <w:marLeft w:val="0"/>
      <w:marRight w:val="0"/>
      <w:marTop w:val="0"/>
      <w:marBottom w:val="0"/>
      <w:divBdr>
        <w:top w:val="none" w:sz="0" w:space="0" w:color="auto"/>
        <w:left w:val="none" w:sz="0" w:space="0" w:color="auto"/>
        <w:bottom w:val="none" w:sz="0" w:space="0" w:color="auto"/>
        <w:right w:val="none" w:sz="0" w:space="0" w:color="auto"/>
      </w:divBdr>
      <w:divsChild>
        <w:div w:id="162473579">
          <w:marLeft w:val="0"/>
          <w:marRight w:val="0"/>
          <w:marTop w:val="0"/>
          <w:marBottom w:val="0"/>
          <w:divBdr>
            <w:top w:val="none" w:sz="0" w:space="0" w:color="auto"/>
            <w:left w:val="none" w:sz="0" w:space="0" w:color="auto"/>
            <w:bottom w:val="none" w:sz="0" w:space="0" w:color="auto"/>
            <w:right w:val="none" w:sz="0" w:space="0" w:color="auto"/>
          </w:divBdr>
          <w:divsChild>
            <w:div w:id="1820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6413">
      <w:bodyDiv w:val="1"/>
      <w:marLeft w:val="0"/>
      <w:marRight w:val="0"/>
      <w:marTop w:val="0"/>
      <w:marBottom w:val="0"/>
      <w:divBdr>
        <w:top w:val="none" w:sz="0" w:space="0" w:color="auto"/>
        <w:left w:val="none" w:sz="0" w:space="0" w:color="auto"/>
        <w:bottom w:val="none" w:sz="0" w:space="0" w:color="auto"/>
        <w:right w:val="none" w:sz="0" w:space="0" w:color="auto"/>
      </w:divBdr>
      <w:divsChild>
        <w:div w:id="422721429">
          <w:marLeft w:val="0"/>
          <w:marRight w:val="0"/>
          <w:marTop w:val="0"/>
          <w:marBottom w:val="0"/>
          <w:divBdr>
            <w:top w:val="none" w:sz="0" w:space="0" w:color="auto"/>
            <w:left w:val="none" w:sz="0" w:space="0" w:color="auto"/>
            <w:bottom w:val="none" w:sz="0" w:space="0" w:color="auto"/>
            <w:right w:val="none" w:sz="0" w:space="0" w:color="auto"/>
          </w:divBdr>
          <w:divsChild>
            <w:div w:id="40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088">
      <w:bodyDiv w:val="1"/>
      <w:marLeft w:val="0"/>
      <w:marRight w:val="0"/>
      <w:marTop w:val="0"/>
      <w:marBottom w:val="0"/>
      <w:divBdr>
        <w:top w:val="none" w:sz="0" w:space="0" w:color="auto"/>
        <w:left w:val="none" w:sz="0" w:space="0" w:color="auto"/>
        <w:bottom w:val="none" w:sz="0" w:space="0" w:color="auto"/>
        <w:right w:val="none" w:sz="0" w:space="0" w:color="auto"/>
      </w:divBdr>
      <w:divsChild>
        <w:div w:id="2138331599">
          <w:marLeft w:val="0"/>
          <w:marRight w:val="0"/>
          <w:marTop w:val="0"/>
          <w:marBottom w:val="0"/>
          <w:divBdr>
            <w:top w:val="none" w:sz="0" w:space="0" w:color="auto"/>
            <w:left w:val="none" w:sz="0" w:space="0" w:color="auto"/>
            <w:bottom w:val="none" w:sz="0" w:space="0" w:color="auto"/>
            <w:right w:val="none" w:sz="0" w:space="0" w:color="auto"/>
          </w:divBdr>
          <w:divsChild>
            <w:div w:id="13429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89">
      <w:bodyDiv w:val="1"/>
      <w:marLeft w:val="0"/>
      <w:marRight w:val="0"/>
      <w:marTop w:val="0"/>
      <w:marBottom w:val="0"/>
      <w:divBdr>
        <w:top w:val="none" w:sz="0" w:space="0" w:color="auto"/>
        <w:left w:val="none" w:sz="0" w:space="0" w:color="auto"/>
        <w:bottom w:val="none" w:sz="0" w:space="0" w:color="auto"/>
        <w:right w:val="none" w:sz="0" w:space="0" w:color="auto"/>
      </w:divBdr>
      <w:divsChild>
        <w:div w:id="110636001">
          <w:marLeft w:val="0"/>
          <w:marRight w:val="0"/>
          <w:marTop w:val="0"/>
          <w:marBottom w:val="0"/>
          <w:divBdr>
            <w:top w:val="none" w:sz="0" w:space="0" w:color="auto"/>
            <w:left w:val="none" w:sz="0" w:space="0" w:color="auto"/>
            <w:bottom w:val="none" w:sz="0" w:space="0" w:color="auto"/>
            <w:right w:val="none" w:sz="0" w:space="0" w:color="auto"/>
          </w:divBdr>
          <w:divsChild>
            <w:div w:id="2286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323">
      <w:bodyDiv w:val="1"/>
      <w:marLeft w:val="0"/>
      <w:marRight w:val="0"/>
      <w:marTop w:val="0"/>
      <w:marBottom w:val="0"/>
      <w:divBdr>
        <w:top w:val="none" w:sz="0" w:space="0" w:color="auto"/>
        <w:left w:val="none" w:sz="0" w:space="0" w:color="auto"/>
        <w:bottom w:val="none" w:sz="0" w:space="0" w:color="auto"/>
        <w:right w:val="none" w:sz="0" w:space="0" w:color="auto"/>
      </w:divBdr>
      <w:divsChild>
        <w:div w:id="1509902434">
          <w:marLeft w:val="0"/>
          <w:marRight w:val="0"/>
          <w:marTop w:val="0"/>
          <w:marBottom w:val="0"/>
          <w:divBdr>
            <w:top w:val="none" w:sz="0" w:space="0" w:color="auto"/>
            <w:left w:val="none" w:sz="0" w:space="0" w:color="auto"/>
            <w:bottom w:val="none" w:sz="0" w:space="0" w:color="auto"/>
            <w:right w:val="none" w:sz="0" w:space="0" w:color="auto"/>
          </w:divBdr>
          <w:divsChild>
            <w:div w:id="7968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9208">
      <w:bodyDiv w:val="1"/>
      <w:marLeft w:val="0"/>
      <w:marRight w:val="0"/>
      <w:marTop w:val="0"/>
      <w:marBottom w:val="0"/>
      <w:divBdr>
        <w:top w:val="none" w:sz="0" w:space="0" w:color="auto"/>
        <w:left w:val="none" w:sz="0" w:space="0" w:color="auto"/>
        <w:bottom w:val="none" w:sz="0" w:space="0" w:color="auto"/>
        <w:right w:val="none" w:sz="0" w:space="0" w:color="auto"/>
      </w:divBdr>
      <w:divsChild>
        <w:div w:id="1367410968">
          <w:marLeft w:val="0"/>
          <w:marRight w:val="0"/>
          <w:marTop w:val="0"/>
          <w:marBottom w:val="0"/>
          <w:divBdr>
            <w:top w:val="none" w:sz="0" w:space="0" w:color="auto"/>
            <w:left w:val="none" w:sz="0" w:space="0" w:color="auto"/>
            <w:bottom w:val="none" w:sz="0" w:space="0" w:color="auto"/>
            <w:right w:val="none" w:sz="0" w:space="0" w:color="auto"/>
          </w:divBdr>
          <w:divsChild>
            <w:div w:id="8015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1268">
      <w:bodyDiv w:val="1"/>
      <w:marLeft w:val="0"/>
      <w:marRight w:val="0"/>
      <w:marTop w:val="0"/>
      <w:marBottom w:val="0"/>
      <w:divBdr>
        <w:top w:val="none" w:sz="0" w:space="0" w:color="auto"/>
        <w:left w:val="none" w:sz="0" w:space="0" w:color="auto"/>
        <w:bottom w:val="none" w:sz="0" w:space="0" w:color="auto"/>
        <w:right w:val="none" w:sz="0" w:space="0" w:color="auto"/>
      </w:divBdr>
      <w:divsChild>
        <w:div w:id="6836062">
          <w:marLeft w:val="0"/>
          <w:marRight w:val="0"/>
          <w:marTop w:val="0"/>
          <w:marBottom w:val="0"/>
          <w:divBdr>
            <w:top w:val="none" w:sz="0" w:space="0" w:color="auto"/>
            <w:left w:val="none" w:sz="0" w:space="0" w:color="auto"/>
            <w:bottom w:val="none" w:sz="0" w:space="0" w:color="auto"/>
            <w:right w:val="none" w:sz="0" w:space="0" w:color="auto"/>
          </w:divBdr>
          <w:divsChild>
            <w:div w:id="1722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013">
      <w:bodyDiv w:val="1"/>
      <w:marLeft w:val="0"/>
      <w:marRight w:val="0"/>
      <w:marTop w:val="0"/>
      <w:marBottom w:val="0"/>
      <w:divBdr>
        <w:top w:val="none" w:sz="0" w:space="0" w:color="auto"/>
        <w:left w:val="none" w:sz="0" w:space="0" w:color="auto"/>
        <w:bottom w:val="none" w:sz="0" w:space="0" w:color="auto"/>
        <w:right w:val="none" w:sz="0" w:space="0" w:color="auto"/>
      </w:divBdr>
      <w:divsChild>
        <w:div w:id="1155224615">
          <w:marLeft w:val="0"/>
          <w:marRight w:val="0"/>
          <w:marTop w:val="0"/>
          <w:marBottom w:val="0"/>
          <w:divBdr>
            <w:top w:val="none" w:sz="0" w:space="0" w:color="auto"/>
            <w:left w:val="none" w:sz="0" w:space="0" w:color="auto"/>
            <w:bottom w:val="none" w:sz="0" w:space="0" w:color="auto"/>
            <w:right w:val="none" w:sz="0" w:space="0" w:color="auto"/>
          </w:divBdr>
          <w:divsChild>
            <w:div w:id="166150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1123">
      <w:bodyDiv w:val="1"/>
      <w:marLeft w:val="0"/>
      <w:marRight w:val="0"/>
      <w:marTop w:val="0"/>
      <w:marBottom w:val="0"/>
      <w:divBdr>
        <w:top w:val="none" w:sz="0" w:space="0" w:color="auto"/>
        <w:left w:val="none" w:sz="0" w:space="0" w:color="auto"/>
        <w:bottom w:val="none" w:sz="0" w:space="0" w:color="auto"/>
        <w:right w:val="none" w:sz="0" w:space="0" w:color="auto"/>
      </w:divBdr>
      <w:divsChild>
        <w:div w:id="217254746">
          <w:marLeft w:val="0"/>
          <w:marRight w:val="0"/>
          <w:marTop w:val="0"/>
          <w:marBottom w:val="0"/>
          <w:divBdr>
            <w:top w:val="none" w:sz="0" w:space="0" w:color="auto"/>
            <w:left w:val="none" w:sz="0" w:space="0" w:color="auto"/>
            <w:bottom w:val="none" w:sz="0" w:space="0" w:color="auto"/>
            <w:right w:val="none" w:sz="0" w:space="0" w:color="auto"/>
          </w:divBdr>
          <w:divsChild>
            <w:div w:id="212071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1655">
      <w:bodyDiv w:val="1"/>
      <w:marLeft w:val="0"/>
      <w:marRight w:val="0"/>
      <w:marTop w:val="0"/>
      <w:marBottom w:val="0"/>
      <w:divBdr>
        <w:top w:val="none" w:sz="0" w:space="0" w:color="auto"/>
        <w:left w:val="none" w:sz="0" w:space="0" w:color="auto"/>
        <w:bottom w:val="none" w:sz="0" w:space="0" w:color="auto"/>
        <w:right w:val="none" w:sz="0" w:space="0" w:color="auto"/>
      </w:divBdr>
      <w:divsChild>
        <w:div w:id="1077050580">
          <w:marLeft w:val="0"/>
          <w:marRight w:val="0"/>
          <w:marTop w:val="0"/>
          <w:marBottom w:val="0"/>
          <w:divBdr>
            <w:top w:val="none" w:sz="0" w:space="0" w:color="auto"/>
            <w:left w:val="none" w:sz="0" w:space="0" w:color="auto"/>
            <w:bottom w:val="none" w:sz="0" w:space="0" w:color="auto"/>
            <w:right w:val="none" w:sz="0" w:space="0" w:color="auto"/>
          </w:divBdr>
          <w:divsChild>
            <w:div w:id="8642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2520">
      <w:bodyDiv w:val="1"/>
      <w:marLeft w:val="0"/>
      <w:marRight w:val="0"/>
      <w:marTop w:val="0"/>
      <w:marBottom w:val="0"/>
      <w:divBdr>
        <w:top w:val="none" w:sz="0" w:space="0" w:color="auto"/>
        <w:left w:val="none" w:sz="0" w:space="0" w:color="auto"/>
        <w:bottom w:val="none" w:sz="0" w:space="0" w:color="auto"/>
        <w:right w:val="none" w:sz="0" w:space="0" w:color="auto"/>
      </w:divBdr>
      <w:divsChild>
        <w:div w:id="123889337">
          <w:marLeft w:val="0"/>
          <w:marRight w:val="0"/>
          <w:marTop w:val="0"/>
          <w:marBottom w:val="0"/>
          <w:divBdr>
            <w:top w:val="none" w:sz="0" w:space="0" w:color="auto"/>
            <w:left w:val="none" w:sz="0" w:space="0" w:color="auto"/>
            <w:bottom w:val="none" w:sz="0" w:space="0" w:color="auto"/>
            <w:right w:val="none" w:sz="0" w:space="0" w:color="auto"/>
          </w:divBdr>
          <w:divsChild>
            <w:div w:id="19195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174">
      <w:bodyDiv w:val="1"/>
      <w:marLeft w:val="0"/>
      <w:marRight w:val="0"/>
      <w:marTop w:val="0"/>
      <w:marBottom w:val="0"/>
      <w:divBdr>
        <w:top w:val="none" w:sz="0" w:space="0" w:color="auto"/>
        <w:left w:val="none" w:sz="0" w:space="0" w:color="auto"/>
        <w:bottom w:val="none" w:sz="0" w:space="0" w:color="auto"/>
        <w:right w:val="none" w:sz="0" w:space="0" w:color="auto"/>
      </w:divBdr>
      <w:divsChild>
        <w:div w:id="1461219069">
          <w:marLeft w:val="0"/>
          <w:marRight w:val="0"/>
          <w:marTop w:val="0"/>
          <w:marBottom w:val="0"/>
          <w:divBdr>
            <w:top w:val="none" w:sz="0" w:space="0" w:color="auto"/>
            <w:left w:val="none" w:sz="0" w:space="0" w:color="auto"/>
            <w:bottom w:val="none" w:sz="0" w:space="0" w:color="auto"/>
            <w:right w:val="none" w:sz="0" w:space="0" w:color="auto"/>
          </w:divBdr>
          <w:divsChild>
            <w:div w:id="190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26518">
      <w:bodyDiv w:val="1"/>
      <w:marLeft w:val="0"/>
      <w:marRight w:val="0"/>
      <w:marTop w:val="0"/>
      <w:marBottom w:val="0"/>
      <w:divBdr>
        <w:top w:val="none" w:sz="0" w:space="0" w:color="auto"/>
        <w:left w:val="none" w:sz="0" w:space="0" w:color="auto"/>
        <w:bottom w:val="none" w:sz="0" w:space="0" w:color="auto"/>
        <w:right w:val="none" w:sz="0" w:space="0" w:color="auto"/>
      </w:divBdr>
      <w:divsChild>
        <w:div w:id="1371341494">
          <w:marLeft w:val="0"/>
          <w:marRight w:val="0"/>
          <w:marTop w:val="0"/>
          <w:marBottom w:val="0"/>
          <w:divBdr>
            <w:top w:val="none" w:sz="0" w:space="0" w:color="auto"/>
            <w:left w:val="none" w:sz="0" w:space="0" w:color="auto"/>
            <w:bottom w:val="none" w:sz="0" w:space="0" w:color="auto"/>
            <w:right w:val="none" w:sz="0" w:space="0" w:color="auto"/>
          </w:divBdr>
          <w:divsChild>
            <w:div w:id="8989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247">
      <w:bodyDiv w:val="1"/>
      <w:marLeft w:val="0"/>
      <w:marRight w:val="0"/>
      <w:marTop w:val="0"/>
      <w:marBottom w:val="0"/>
      <w:divBdr>
        <w:top w:val="none" w:sz="0" w:space="0" w:color="auto"/>
        <w:left w:val="none" w:sz="0" w:space="0" w:color="auto"/>
        <w:bottom w:val="none" w:sz="0" w:space="0" w:color="auto"/>
        <w:right w:val="none" w:sz="0" w:space="0" w:color="auto"/>
      </w:divBdr>
      <w:divsChild>
        <w:div w:id="2144348693">
          <w:marLeft w:val="0"/>
          <w:marRight w:val="0"/>
          <w:marTop w:val="0"/>
          <w:marBottom w:val="0"/>
          <w:divBdr>
            <w:top w:val="none" w:sz="0" w:space="0" w:color="auto"/>
            <w:left w:val="none" w:sz="0" w:space="0" w:color="auto"/>
            <w:bottom w:val="none" w:sz="0" w:space="0" w:color="auto"/>
            <w:right w:val="none" w:sz="0" w:space="0" w:color="auto"/>
          </w:divBdr>
          <w:divsChild>
            <w:div w:id="11093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4325">
      <w:bodyDiv w:val="1"/>
      <w:marLeft w:val="0"/>
      <w:marRight w:val="0"/>
      <w:marTop w:val="0"/>
      <w:marBottom w:val="0"/>
      <w:divBdr>
        <w:top w:val="none" w:sz="0" w:space="0" w:color="auto"/>
        <w:left w:val="none" w:sz="0" w:space="0" w:color="auto"/>
        <w:bottom w:val="none" w:sz="0" w:space="0" w:color="auto"/>
        <w:right w:val="none" w:sz="0" w:space="0" w:color="auto"/>
      </w:divBdr>
      <w:divsChild>
        <w:div w:id="2050295998">
          <w:marLeft w:val="0"/>
          <w:marRight w:val="0"/>
          <w:marTop w:val="0"/>
          <w:marBottom w:val="0"/>
          <w:divBdr>
            <w:top w:val="none" w:sz="0" w:space="0" w:color="auto"/>
            <w:left w:val="none" w:sz="0" w:space="0" w:color="auto"/>
            <w:bottom w:val="none" w:sz="0" w:space="0" w:color="auto"/>
            <w:right w:val="none" w:sz="0" w:space="0" w:color="auto"/>
          </w:divBdr>
          <w:divsChild>
            <w:div w:id="15365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0153">
      <w:bodyDiv w:val="1"/>
      <w:marLeft w:val="0"/>
      <w:marRight w:val="0"/>
      <w:marTop w:val="0"/>
      <w:marBottom w:val="0"/>
      <w:divBdr>
        <w:top w:val="none" w:sz="0" w:space="0" w:color="auto"/>
        <w:left w:val="none" w:sz="0" w:space="0" w:color="auto"/>
        <w:bottom w:val="none" w:sz="0" w:space="0" w:color="auto"/>
        <w:right w:val="none" w:sz="0" w:space="0" w:color="auto"/>
      </w:divBdr>
      <w:divsChild>
        <w:div w:id="1620914039">
          <w:marLeft w:val="0"/>
          <w:marRight w:val="0"/>
          <w:marTop w:val="0"/>
          <w:marBottom w:val="0"/>
          <w:divBdr>
            <w:top w:val="none" w:sz="0" w:space="0" w:color="auto"/>
            <w:left w:val="none" w:sz="0" w:space="0" w:color="auto"/>
            <w:bottom w:val="none" w:sz="0" w:space="0" w:color="auto"/>
            <w:right w:val="none" w:sz="0" w:space="0" w:color="auto"/>
          </w:divBdr>
          <w:divsChild>
            <w:div w:id="13478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9120">
      <w:bodyDiv w:val="1"/>
      <w:marLeft w:val="0"/>
      <w:marRight w:val="0"/>
      <w:marTop w:val="0"/>
      <w:marBottom w:val="0"/>
      <w:divBdr>
        <w:top w:val="none" w:sz="0" w:space="0" w:color="auto"/>
        <w:left w:val="none" w:sz="0" w:space="0" w:color="auto"/>
        <w:bottom w:val="none" w:sz="0" w:space="0" w:color="auto"/>
        <w:right w:val="none" w:sz="0" w:space="0" w:color="auto"/>
      </w:divBdr>
      <w:divsChild>
        <w:div w:id="406614090">
          <w:marLeft w:val="0"/>
          <w:marRight w:val="0"/>
          <w:marTop w:val="0"/>
          <w:marBottom w:val="0"/>
          <w:divBdr>
            <w:top w:val="none" w:sz="0" w:space="0" w:color="auto"/>
            <w:left w:val="none" w:sz="0" w:space="0" w:color="auto"/>
            <w:bottom w:val="none" w:sz="0" w:space="0" w:color="auto"/>
            <w:right w:val="none" w:sz="0" w:space="0" w:color="auto"/>
          </w:divBdr>
          <w:divsChild>
            <w:div w:id="157720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8618">
      <w:bodyDiv w:val="1"/>
      <w:marLeft w:val="0"/>
      <w:marRight w:val="0"/>
      <w:marTop w:val="0"/>
      <w:marBottom w:val="0"/>
      <w:divBdr>
        <w:top w:val="none" w:sz="0" w:space="0" w:color="auto"/>
        <w:left w:val="none" w:sz="0" w:space="0" w:color="auto"/>
        <w:bottom w:val="none" w:sz="0" w:space="0" w:color="auto"/>
        <w:right w:val="none" w:sz="0" w:space="0" w:color="auto"/>
      </w:divBdr>
      <w:divsChild>
        <w:div w:id="823277855">
          <w:marLeft w:val="0"/>
          <w:marRight w:val="0"/>
          <w:marTop w:val="0"/>
          <w:marBottom w:val="0"/>
          <w:divBdr>
            <w:top w:val="none" w:sz="0" w:space="0" w:color="auto"/>
            <w:left w:val="none" w:sz="0" w:space="0" w:color="auto"/>
            <w:bottom w:val="none" w:sz="0" w:space="0" w:color="auto"/>
            <w:right w:val="none" w:sz="0" w:space="0" w:color="auto"/>
          </w:divBdr>
          <w:divsChild>
            <w:div w:id="6230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6397">
      <w:bodyDiv w:val="1"/>
      <w:marLeft w:val="0"/>
      <w:marRight w:val="0"/>
      <w:marTop w:val="0"/>
      <w:marBottom w:val="0"/>
      <w:divBdr>
        <w:top w:val="none" w:sz="0" w:space="0" w:color="auto"/>
        <w:left w:val="none" w:sz="0" w:space="0" w:color="auto"/>
        <w:bottom w:val="none" w:sz="0" w:space="0" w:color="auto"/>
        <w:right w:val="none" w:sz="0" w:space="0" w:color="auto"/>
      </w:divBdr>
      <w:divsChild>
        <w:div w:id="173151840">
          <w:marLeft w:val="0"/>
          <w:marRight w:val="0"/>
          <w:marTop w:val="0"/>
          <w:marBottom w:val="0"/>
          <w:divBdr>
            <w:top w:val="none" w:sz="0" w:space="0" w:color="auto"/>
            <w:left w:val="none" w:sz="0" w:space="0" w:color="auto"/>
            <w:bottom w:val="none" w:sz="0" w:space="0" w:color="auto"/>
            <w:right w:val="none" w:sz="0" w:space="0" w:color="auto"/>
          </w:divBdr>
          <w:divsChild>
            <w:div w:id="20415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41379">
      <w:bodyDiv w:val="1"/>
      <w:marLeft w:val="0"/>
      <w:marRight w:val="0"/>
      <w:marTop w:val="0"/>
      <w:marBottom w:val="0"/>
      <w:divBdr>
        <w:top w:val="none" w:sz="0" w:space="0" w:color="auto"/>
        <w:left w:val="none" w:sz="0" w:space="0" w:color="auto"/>
        <w:bottom w:val="none" w:sz="0" w:space="0" w:color="auto"/>
        <w:right w:val="none" w:sz="0" w:space="0" w:color="auto"/>
      </w:divBdr>
      <w:divsChild>
        <w:div w:id="1366441097">
          <w:marLeft w:val="0"/>
          <w:marRight w:val="0"/>
          <w:marTop w:val="0"/>
          <w:marBottom w:val="0"/>
          <w:divBdr>
            <w:top w:val="none" w:sz="0" w:space="0" w:color="auto"/>
            <w:left w:val="none" w:sz="0" w:space="0" w:color="auto"/>
            <w:bottom w:val="none" w:sz="0" w:space="0" w:color="auto"/>
            <w:right w:val="none" w:sz="0" w:space="0" w:color="auto"/>
          </w:divBdr>
          <w:divsChild>
            <w:div w:id="14937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4738">
      <w:bodyDiv w:val="1"/>
      <w:marLeft w:val="0"/>
      <w:marRight w:val="0"/>
      <w:marTop w:val="0"/>
      <w:marBottom w:val="0"/>
      <w:divBdr>
        <w:top w:val="none" w:sz="0" w:space="0" w:color="auto"/>
        <w:left w:val="none" w:sz="0" w:space="0" w:color="auto"/>
        <w:bottom w:val="none" w:sz="0" w:space="0" w:color="auto"/>
        <w:right w:val="none" w:sz="0" w:space="0" w:color="auto"/>
      </w:divBdr>
      <w:divsChild>
        <w:div w:id="1503083157">
          <w:marLeft w:val="0"/>
          <w:marRight w:val="0"/>
          <w:marTop w:val="0"/>
          <w:marBottom w:val="0"/>
          <w:divBdr>
            <w:top w:val="none" w:sz="0" w:space="0" w:color="auto"/>
            <w:left w:val="none" w:sz="0" w:space="0" w:color="auto"/>
            <w:bottom w:val="none" w:sz="0" w:space="0" w:color="auto"/>
            <w:right w:val="none" w:sz="0" w:space="0" w:color="auto"/>
          </w:divBdr>
          <w:divsChild>
            <w:div w:id="95587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2882">
      <w:bodyDiv w:val="1"/>
      <w:marLeft w:val="0"/>
      <w:marRight w:val="0"/>
      <w:marTop w:val="0"/>
      <w:marBottom w:val="0"/>
      <w:divBdr>
        <w:top w:val="none" w:sz="0" w:space="0" w:color="auto"/>
        <w:left w:val="none" w:sz="0" w:space="0" w:color="auto"/>
        <w:bottom w:val="none" w:sz="0" w:space="0" w:color="auto"/>
        <w:right w:val="none" w:sz="0" w:space="0" w:color="auto"/>
      </w:divBdr>
      <w:divsChild>
        <w:div w:id="1615021851">
          <w:marLeft w:val="0"/>
          <w:marRight w:val="0"/>
          <w:marTop w:val="0"/>
          <w:marBottom w:val="0"/>
          <w:divBdr>
            <w:top w:val="none" w:sz="0" w:space="0" w:color="auto"/>
            <w:left w:val="none" w:sz="0" w:space="0" w:color="auto"/>
            <w:bottom w:val="none" w:sz="0" w:space="0" w:color="auto"/>
            <w:right w:val="none" w:sz="0" w:space="0" w:color="auto"/>
          </w:divBdr>
          <w:divsChild>
            <w:div w:id="14862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4611">
      <w:bodyDiv w:val="1"/>
      <w:marLeft w:val="0"/>
      <w:marRight w:val="0"/>
      <w:marTop w:val="0"/>
      <w:marBottom w:val="0"/>
      <w:divBdr>
        <w:top w:val="none" w:sz="0" w:space="0" w:color="auto"/>
        <w:left w:val="none" w:sz="0" w:space="0" w:color="auto"/>
        <w:bottom w:val="none" w:sz="0" w:space="0" w:color="auto"/>
        <w:right w:val="none" w:sz="0" w:space="0" w:color="auto"/>
      </w:divBdr>
      <w:divsChild>
        <w:div w:id="567805932">
          <w:marLeft w:val="0"/>
          <w:marRight w:val="0"/>
          <w:marTop w:val="0"/>
          <w:marBottom w:val="0"/>
          <w:divBdr>
            <w:top w:val="none" w:sz="0" w:space="0" w:color="auto"/>
            <w:left w:val="none" w:sz="0" w:space="0" w:color="auto"/>
            <w:bottom w:val="none" w:sz="0" w:space="0" w:color="auto"/>
            <w:right w:val="none" w:sz="0" w:space="0" w:color="auto"/>
          </w:divBdr>
          <w:divsChild>
            <w:div w:id="655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3571">
      <w:bodyDiv w:val="1"/>
      <w:marLeft w:val="0"/>
      <w:marRight w:val="0"/>
      <w:marTop w:val="0"/>
      <w:marBottom w:val="0"/>
      <w:divBdr>
        <w:top w:val="none" w:sz="0" w:space="0" w:color="auto"/>
        <w:left w:val="none" w:sz="0" w:space="0" w:color="auto"/>
        <w:bottom w:val="none" w:sz="0" w:space="0" w:color="auto"/>
        <w:right w:val="none" w:sz="0" w:space="0" w:color="auto"/>
      </w:divBdr>
      <w:divsChild>
        <w:div w:id="896473793">
          <w:marLeft w:val="0"/>
          <w:marRight w:val="0"/>
          <w:marTop w:val="0"/>
          <w:marBottom w:val="0"/>
          <w:divBdr>
            <w:top w:val="none" w:sz="0" w:space="0" w:color="auto"/>
            <w:left w:val="none" w:sz="0" w:space="0" w:color="auto"/>
            <w:bottom w:val="none" w:sz="0" w:space="0" w:color="auto"/>
            <w:right w:val="none" w:sz="0" w:space="0" w:color="auto"/>
          </w:divBdr>
          <w:divsChild>
            <w:div w:id="88441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044">
      <w:bodyDiv w:val="1"/>
      <w:marLeft w:val="0"/>
      <w:marRight w:val="0"/>
      <w:marTop w:val="0"/>
      <w:marBottom w:val="0"/>
      <w:divBdr>
        <w:top w:val="none" w:sz="0" w:space="0" w:color="auto"/>
        <w:left w:val="none" w:sz="0" w:space="0" w:color="auto"/>
        <w:bottom w:val="none" w:sz="0" w:space="0" w:color="auto"/>
        <w:right w:val="none" w:sz="0" w:space="0" w:color="auto"/>
      </w:divBdr>
      <w:divsChild>
        <w:div w:id="473177350">
          <w:marLeft w:val="0"/>
          <w:marRight w:val="0"/>
          <w:marTop w:val="0"/>
          <w:marBottom w:val="0"/>
          <w:divBdr>
            <w:top w:val="none" w:sz="0" w:space="0" w:color="auto"/>
            <w:left w:val="none" w:sz="0" w:space="0" w:color="auto"/>
            <w:bottom w:val="none" w:sz="0" w:space="0" w:color="auto"/>
            <w:right w:val="none" w:sz="0" w:space="0" w:color="auto"/>
          </w:divBdr>
          <w:divsChild>
            <w:div w:id="1673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53537">
          <w:marLeft w:val="0"/>
          <w:marRight w:val="0"/>
          <w:marTop w:val="0"/>
          <w:marBottom w:val="0"/>
          <w:divBdr>
            <w:top w:val="none" w:sz="0" w:space="0" w:color="auto"/>
            <w:left w:val="none" w:sz="0" w:space="0" w:color="auto"/>
            <w:bottom w:val="none" w:sz="0" w:space="0" w:color="auto"/>
            <w:right w:val="none" w:sz="0" w:space="0" w:color="auto"/>
          </w:divBdr>
          <w:divsChild>
            <w:div w:id="525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53859">
      <w:bodyDiv w:val="1"/>
      <w:marLeft w:val="0"/>
      <w:marRight w:val="0"/>
      <w:marTop w:val="0"/>
      <w:marBottom w:val="0"/>
      <w:divBdr>
        <w:top w:val="none" w:sz="0" w:space="0" w:color="auto"/>
        <w:left w:val="none" w:sz="0" w:space="0" w:color="auto"/>
        <w:bottom w:val="none" w:sz="0" w:space="0" w:color="auto"/>
        <w:right w:val="none" w:sz="0" w:space="0" w:color="auto"/>
      </w:divBdr>
      <w:divsChild>
        <w:div w:id="1251743899">
          <w:marLeft w:val="0"/>
          <w:marRight w:val="0"/>
          <w:marTop w:val="0"/>
          <w:marBottom w:val="0"/>
          <w:divBdr>
            <w:top w:val="none" w:sz="0" w:space="0" w:color="auto"/>
            <w:left w:val="none" w:sz="0" w:space="0" w:color="auto"/>
            <w:bottom w:val="none" w:sz="0" w:space="0" w:color="auto"/>
            <w:right w:val="none" w:sz="0" w:space="0" w:color="auto"/>
          </w:divBdr>
          <w:divsChild>
            <w:div w:id="19827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96144">
      <w:bodyDiv w:val="1"/>
      <w:marLeft w:val="0"/>
      <w:marRight w:val="0"/>
      <w:marTop w:val="0"/>
      <w:marBottom w:val="0"/>
      <w:divBdr>
        <w:top w:val="none" w:sz="0" w:space="0" w:color="auto"/>
        <w:left w:val="none" w:sz="0" w:space="0" w:color="auto"/>
        <w:bottom w:val="none" w:sz="0" w:space="0" w:color="auto"/>
        <w:right w:val="none" w:sz="0" w:space="0" w:color="auto"/>
      </w:divBdr>
      <w:divsChild>
        <w:div w:id="1806241946">
          <w:marLeft w:val="0"/>
          <w:marRight w:val="0"/>
          <w:marTop w:val="0"/>
          <w:marBottom w:val="0"/>
          <w:divBdr>
            <w:top w:val="none" w:sz="0" w:space="0" w:color="auto"/>
            <w:left w:val="none" w:sz="0" w:space="0" w:color="auto"/>
            <w:bottom w:val="none" w:sz="0" w:space="0" w:color="auto"/>
            <w:right w:val="none" w:sz="0" w:space="0" w:color="auto"/>
          </w:divBdr>
          <w:divsChild>
            <w:div w:id="15418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80P8nN6TRawfk8U3hMHWQd0qk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nCgE3EiIKIAgEKhwKC0FBQUJlN2dfVGFzEAgaC0FBQUJlN2dfVGFzGicKATgSIgogCAQqHAoLQUFBQmU3Z19UYXMQCBoLQUFBQmU3Z19UYXcaJwoBORIiCiAIBCocCgtBQUFCZTdnX1RhMBAIGgtBQUFCZTdnX1RhMB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oCgIxNhIiCiAIBCocCgtBQUFCZTdnX1RhbxAIGgtBQUFCZTdnX1Rhb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10585</TotalTime>
  <Pages>30</Pages>
  <Words>6545</Words>
  <Characters>37313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Godinez</dc:creator>
  <cp:keywords/>
  <dc:description/>
  <cp:lastModifiedBy>Jim Graszer</cp:lastModifiedBy>
  <cp:revision>9</cp:revision>
  <dcterms:created xsi:type="dcterms:W3CDTF">2025-01-07T18:19:00Z</dcterms:created>
  <dcterms:modified xsi:type="dcterms:W3CDTF">2025-05-15T20:39:00Z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0x0101008F950FA22BD11B439EF2FCEDF7FF0976</vt:lpwstr>
  </property>
  <property fmtid="{D5CDD505-2E9C-101B-9397-08002B2CF9AE}" pid="3" name="MediaServiceImageTags">
    <vt:lpwstr/>
  </property>
  <property fmtid="{D5CDD505-2E9C-101B-9397-08002B2CF9AE}" pid="4" name="Order">
    <vt:r8>828400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